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DF410" w14:textId="2D6A4EB8" w:rsidR="00DE1460" w:rsidRPr="00234BCC" w:rsidRDefault="00DE1460" w:rsidP="00DE1460">
      <w:pPr>
        <w:pStyle w:val="Heading1"/>
        <w:bidi/>
        <w:rPr>
          <w:sz w:val="44"/>
          <w:szCs w:val="44"/>
        </w:rPr>
      </w:pPr>
      <w:r>
        <w:rPr>
          <w:rFonts w:hint="cs"/>
          <w:sz w:val="44"/>
          <w:szCs w:val="44"/>
          <w:rtl/>
        </w:rPr>
        <w:t>הנחיות ל</w:t>
      </w:r>
      <w:r w:rsidRPr="00234BCC">
        <w:rPr>
          <w:rFonts w:hint="cs"/>
          <w:sz w:val="44"/>
          <w:szCs w:val="44"/>
          <w:rtl/>
        </w:rPr>
        <w:t>פרויקט ה-</w:t>
      </w:r>
      <w:r w:rsidRPr="00DE1460">
        <w:t xml:space="preserve"> </w:t>
      </w:r>
      <w:r w:rsidRPr="00DE1460">
        <w:rPr>
          <w:sz w:val="44"/>
          <w:szCs w:val="44"/>
        </w:rPr>
        <w:t>Rasterization pipeline</w:t>
      </w:r>
    </w:p>
    <w:p w14:paraId="2FA37A51" w14:textId="77777777" w:rsidR="00967296" w:rsidRDefault="00967296" w:rsidP="00DE1460">
      <w:pPr>
        <w:pStyle w:val="Heading1"/>
        <w:bidi/>
      </w:pPr>
    </w:p>
    <w:p w14:paraId="4F03DC69" w14:textId="3A1D8F9C" w:rsidR="000D28C4" w:rsidRDefault="000D28C4" w:rsidP="00967296">
      <w:pPr>
        <w:pStyle w:val="Heading1"/>
        <w:bidi/>
        <w:rPr>
          <w:rtl/>
        </w:rPr>
      </w:pPr>
      <w:r>
        <w:rPr>
          <w:rFonts w:hint="cs"/>
          <w:rtl/>
        </w:rPr>
        <w:t xml:space="preserve">חלק 1 </w:t>
      </w:r>
      <w:r>
        <w:rPr>
          <w:rtl/>
        </w:rPr>
        <w:t>–</w:t>
      </w:r>
      <w:r>
        <w:rPr>
          <w:rFonts w:hint="cs"/>
          <w:rtl/>
        </w:rPr>
        <w:t xml:space="preserve"> </w:t>
      </w:r>
      <w:r w:rsidR="009E17DE">
        <w:rPr>
          <w:rFonts w:hint="cs"/>
          <w:rtl/>
        </w:rPr>
        <w:t xml:space="preserve">הכרות עם הפרויקט </w:t>
      </w:r>
      <w:proofErr w:type="spellStart"/>
      <w:r w:rsidR="009E17DE">
        <w:rPr>
          <w:rFonts w:hint="cs"/>
          <w:rtl/>
        </w:rPr>
        <w:t>ו</w:t>
      </w:r>
      <w:r w:rsidR="00F218F3">
        <w:rPr>
          <w:rFonts w:hint="cs"/>
          <w:rtl/>
        </w:rPr>
        <w:t>רסטריזציה</w:t>
      </w:r>
      <w:proofErr w:type="spellEnd"/>
      <w:r w:rsidR="009E17DE">
        <w:rPr>
          <w:rFonts w:hint="cs"/>
          <w:rtl/>
        </w:rPr>
        <w:t xml:space="preserve"> של קוים</w:t>
      </w:r>
    </w:p>
    <w:p w14:paraId="4F03DC6A" w14:textId="77777777" w:rsidR="000D28C4" w:rsidRDefault="000D28C4" w:rsidP="000D28C4">
      <w:pPr>
        <w:bidi/>
        <w:rPr>
          <w:rtl/>
        </w:rPr>
      </w:pPr>
    </w:p>
    <w:p w14:paraId="5C410E6D" w14:textId="46D35EC3" w:rsidR="00B12623" w:rsidRDefault="00AD424C" w:rsidP="00B12623">
      <w:pPr>
        <w:pStyle w:val="Heading2"/>
        <w:bidi/>
      </w:pPr>
      <w:r w:rsidRPr="00AD424C">
        <w:rPr>
          <w:rFonts w:cs="Times New Roman"/>
          <w:rtl/>
        </w:rPr>
        <w:t xml:space="preserve">מבנה הפרויקט </w:t>
      </w:r>
      <w:r w:rsidRPr="00AD424C">
        <w:t>Ra</w:t>
      </w:r>
      <w:r>
        <w:t>sterization</w:t>
      </w:r>
    </w:p>
    <w:p w14:paraId="625656F8" w14:textId="43292440" w:rsidR="00AD424C" w:rsidRDefault="00AD424C" w:rsidP="00B12623">
      <w:pPr>
        <w:bidi/>
        <w:rPr>
          <w:rtl/>
        </w:rPr>
      </w:pPr>
      <w:r>
        <w:rPr>
          <w:rFonts w:hint="cs"/>
          <w:rtl/>
        </w:rPr>
        <w:t xml:space="preserve">כמו הפרויקט </w:t>
      </w:r>
      <w:proofErr w:type="spellStart"/>
      <w:r>
        <w:t>RayTracing</w:t>
      </w:r>
      <w:proofErr w:type="spellEnd"/>
      <w:r>
        <w:rPr>
          <w:rFonts w:hint="cs"/>
          <w:rtl/>
        </w:rPr>
        <w:t xml:space="preserve"> גם הפרויקט </w:t>
      </w:r>
      <w:r>
        <w:t>Rasterization</w:t>
      </w:r>
      <w:r>
        <w:rPr>
          <w:rFonts w:hint="cs"/>
          <w:rtl/>
        </w:rPr>
        <w:t xml:space="preserve"> מחולק לשתי חבילות. </w:t>
      </w:r>
      <w:r w:rsidRPr="00F90C53">
        <w:rPr>
          <w:rFonts w:hint="cs"/>
          <w:b/>
          <w:bCs/>
          <w:rtl/>
        </w:rPr>
        <w:t xml:space="preserve">בחבילה </w:t>
      </w:r>
      <w:proofErr w:type="spellStart"/>
      <w:r w:rsidRPr="00F90C53">
        <w:rPr>
          <w:b/>
          <w:bCs/>
        </w:rPr>
        <w:t>app_interface</w:t>
      </w:r>
      <w:proofErr w:type="spellEnd"/>
      <w:r w:rsidRPr="00F90C53">
        <w:rPr>
          <w:rFonts w:hint="cs"/>
          <w:b/>
          <w:bCs/>
          <w:rtl/>
        </w:rPr>
        <w:t xml:space="preserve"> </w:t>
      </w:r>
      <w:r>
        <w:rPr>
          <w:rFonts w:hint="cs"/>
          <w:rtl/>
        </w:rPr>
        <w:t xml:space="preserve">תמצאו את קבצי ממשק המשתמש של הפרויקט ומחלקות נוספות שכבר כתובות עבורכם ונועדו על מנת שתוכלו להתמקד בכתיבת הקוד האלגוריתמי שנלמד בקורס. פיתחו את הקובץ </w:t>
      </w:r>
      <w:r w:rsidRPr="00F90C53">
        <w:rPr>
          <w:b/>
          <w:bCs/>
        </w:rPr>
        <w:t>main</w:t>
      </w:r>
      <w:r>
        <w:rPr>
          <w:rFonts w:hint="cs"/>
          <w:rtl/>
        </w:rPr>
        <w:t xml:space="preserve"> שנמצא בחבילה זו </w:t>
      </w:r>
      <w:r w:rsidRPr="00F90C53">
        <w:rPr>
          <w:rFonts w:hint="cs"/>
          <w:b/>
          <w:bCs/>
          <w:rtl/>
        </w:rPr>
        <w:t>על מנת להריץ</w:t>
      </w:r>
      <w:r>
        <w:rPr>
          <w:rFonts w:hint="cs"/>
          <w:rtl/>
        </w:rPr>
        <w:t xml:space="preserve"> את הפרויקט.</w:t>
      </w:r>
    </w:p>
    <w:p w14:paraId="38EBF90E" w14:textId="7D33FA35" w:rsidR="00E964E4" w:rsidRDefault="00AD424C" w:rsidP="00595A80">
      <w:pPr>
        <w:bidi/>
        <w:rPr>
          <w:rtl/>
        </w:rPr>
      </w:pPr>
      <w:r w:rsidRPr="00F90C53">
        <w:rPr>
          <w:rFonts w:hint="cs"/>
          <w:b/>
          <w:bCs/>
          <w:rtl/>
        </w:rPr>
        <w:t xml:space="preserve">בחבילה </w:t>
      </w:r>
      <w:proofErr w:type="spellStart"/>
      <w:r w:rsidRPr="00F90C53">
        <w:rPr>
          <w:b/>
          <w:bCs/>
        </w:rPr>
        <w:t>your_code</w:t>
      </w:r>
      <w:proofErr w:type="spellEnd"/>
      <w:r w:rsidRPr="00F90C53">
        <w:rPr>
          <w:rFonts w:hint="cs"/>
          <w:b/>
          <w:bCs/>
          <w:rtl/>
        </w:rPr>
        <w:t xml:space="preserve"> </w:t>
      </w:r>
      <w:r>
        <w:rPr>
          <w:rFonts w:hint="cs"/>
          <w:rtl/>
        </w:rPr>
        <w:t xml:space="preserve">נמצאות המחלקות שאותן תעדכנו. במהלך הפרויקט תעדכנו בעיקר את הקבצים </w:t>
      </w:r>
      <w:r>
        <w:t>ObjectModel.java</w:t>
      </w:r>
      <w:r>
        <w:rPr>
          <w:rFonts w:hint="cs"/>
          <w:rtl/>
        </w:rPr>
        <w:t xml:space="preserve"> ו-</w:t>
      </w:r>
      <w:r>
        <w:t>WorldModel.java</w:t>
      </w:r>
      <w:r>
        <w:rPr>
          <w:rFonts w:hint="cs"/>
          <w:rtl/>
        </w:rPr>
        <w:t>.</w:t>
      </w:r>
      <w:r w:rsidR="00A77799">
        <w:rPr>
          <w:rFonts w:hint="cs"/>
          <w:rtl/>
        </w:rPr>
        <w:t xml:space="preserve"> </w:t>
      </w:r>
      <w:r w:rsidR="00E630C9">
        <w:rPr>
          <w:rFonts w:hint="cs"/>
          <w:rtl/>
        </w:rPr>
        <w:t xml:space="preserve">המחלקה </w:t>
      </w:r>
      <w:proofErr w:type="spellStart"/>
      <w:r w:rsidR="00E630C9">
        <w:t>WorldModel</w:t>
      </w:r>
      <w:proofErr w:type="spellEnd"/>
      <w:r w:rsidR="00E630C9">
        <w:rPr>
          <w:rFonts w:hint="cs"/>
          <w:rtl/>
        </w:rPr>
        <w:t xml:space="preserve"> אחראית על טעינה ו-</w:t>
      </w:r>
      <w:r w:rsidR="00E630C9">
        <w:t>rendering</w:t>
      </w:r>
      <w:r w:rsidR="00E630C9">
        <w:rPr>
          <w:rFonts w:hint="cs"/>
          <w:rtl/>
        </w:rPr>
        <w:t xml:space="preserve"> של על העולם שממול למצלמה. היא עושה זאת על ידי שימוש במחלקה </w:t>
      </w:r>
      <w:proofErr w:type="spellStart"/>
      <w:r w:rsidR="00A77799">
        <w:t>ObjectModel</w:t>
      </w:r>
      <w:proofErr w:type="spellEnd"/>
      <w:r w:rsidR="00A77799">
        <w:rPr>
          <w:rFonts w:hint="cs"/>
          <w:rtl/>
        </w:rPr>
        <w:t xml:space="preserve"> </w:t>
      </w:r>
      <w:r w:rsidR="00E630C9">
        <w:rPr>
          <w:rFonts w:hint="cs"/>
          <w:rtl/>
        </w:rPr>
        <w:t>ש</w:t>
      </w:r>
      <w:r w:rsidR="00A77799">
        <w:rPr>
          <w:rFonts w:hint="cs"/>
          <w:rtl/>
        </w:rPr>
        <w:t xml:space="preserve">אחראית על טעינת אובייקט אחד </w:t>
      </w:r>
      <w:r w:rsidR="00E630C9">
        <w:rPr>
          <w:rFonts w:hint="cs"/>
          <w:rtl/>
        </w:rPr>
        <w:t xml:space="preserve">מהעולם </w:t>
      </w:r>
      <w:r w:rsidR="00A77799">
        <w:rPr>
          <w:rFonts w:hint="cs"/>
          <w:rtl/>
        </w:rPr>
        <w:t xml:space="preserve">ועל </w:t>
      </w:r>
      <w:r w:rsidR="00A77799">
        <w:t>rendering</w:t>
      </w:r>
      <w:r w:rsidR="00A77799">
        <w:rPr>
          <w:rFonts w:hint="cs"/>
          <w:rtl/>
        </w:rPr>
        <w:t xml:space="preserve"> שלו. </w:t>
      </w:r>
      <w:r w:rsidR="00E630C9">
        <w:rPr>
          <w:rFonts w:hint="cs"/>
          <w:rtl/>
        </w:rPr>
        <w:t xml:space="preserve">בתרגיל זה נתמקד במחלקה </w:t>
      </w:r>
      <w:proofErr w:type="spellStart"/>
      <w:r w:rsidR="00E630C9">
        <w:t>ObjectModel</w:t>
      </w:r>
      <w:proofErr w:type="spellEnd"/>
      <w:r w:rsidR="00E630C9">
        <w:rPr>
          <w:rFonts w:hint="cs"/>
          <w:rtl/>
        </w:rPr>
        <w:t xml:space="preserve">. </w:t>
      </w:r>
      <w:r w:rsidR="007827BA">
        <w:rPr>
          <w:rFonts w:hint="cs"/>
          <w:rtl/>
        </w:rPr>
        <w:t xml:space="preserve">המתודה </w:t>
      </w:r>
      <w:r w:rsidR="007827BA" w:rsidRPr="007827BA">
        <w:t>load</w:t>
      </w:r>
      <w:r w:rsidR="00595A80">
        <w:rPr>
          <w:rFonts w:hint="cs"/>
          <w:rtl/>
        </w:rPr>
        <w:t xml:space="preserve"> </w:t>
      </w:r>
      <w:r w:rsidR="007827BA">
        <w:rPr>
          <w:rFonts w:hint="cs"/>
          <w:rtl/>
        </w:rPr>
        <w:t xml:space="preserve">של המחלקה </w:t>
      </w:r>
      <w:proofErr w:type="spellStart"/>
      <w:r w:rsidR="007827BA">
        <w:t>ObjectModel</w:t>
      </w:r>
      <w:proofErr w:type="spellEnd"/>
      <w:r w:rsidR="007827BA">
        <w:rPr>
          <w:rFonts w:hint="cs"/>
          <w:rtl/>
        </w:rPr>
        <w:t xml:space="preserve"> אחראית לטעינת </w:t>
      </w:r>
      <w:r w:rsidR="00A92445">
        <w:rPr>
          <w:rFonts w:hint="cs"/>
          <w:rtl/>
        </w:rPr>
        <w:t>האובייק</w:t>
      </w:r>
      <w:r w:rsidR="00A92445">
        <w:rPr>
          <w:rFonts w:hint="eastAsia"/>
          <w:rtl/>
        </w:rPr>
        <w:t>ט</w:t>
      </w:r>
      <w:r w:rsidR="007827BA">
        <w:rPr>
          <w:rFonts w:hint="cs"/>
          <w:rtl/>
        </w:rPr>
        <w:t>.</w:t>
      </w:r>
      <w:r w:rsidR="00595A80">
        <w:rPr>
          <w:rFonts w:hint="cs"/>
          <w:rtl/>
        </w:rPr>
        <w:t xml:space="preserve"> היא טוענת את הנתונים על כל הקודקודים באובייקט לרשימה </w:t>
      </w:r>
      <w:proofErr w:type="spellStart"/>
      <w:r w:rsidR="00595A80" w:rsidRPr="00595A80">
        <w:t>verticesData</w:t>
      </w:r>
      <w:proofErr w:type="spellEnd"/>
      <w:r w:rsidR="00595A80">
        <w:rPr>
          <w:rFonts w:hint="cs"/>
          <w:rtl/>
        </w:rPr>
        <w:t xml:space="preserve">, ואת </w:t>
      </w:r>
      <w:r w:rsidR="007D51F9">
        <w:rPr>
          <w:rFonts w:hint="cs"/>
          <w:rtl/>
        </w:rPr>
        <w:t xml:space="preserve">כל הפאות במודל (איזה קודקודים הם חלק מכל פאה) לרשימה </w:t>
      </w:r>
      <w:r w:rsidR="007D51F9">
        <w:t>faces</w:t>
      </w:r>
      <w:r w:rsidR="007D51F9">
        <w:rPr>
          <w:rFonts w:hint="cs"/>
          <w:rtl/>
        </w:rPr>
        <w:t>.</w:t>
      </w:r>
      <w:r w:rsidR="007827BA">
        <w:rPr>
          <w:rFonts w:hint="cs"/>
          <w:rtl/>
        </w:rPr>
        <w:t xml:space="preserve"> </w:t>
      </w:r>
    </w:p>
    <w:p w14:paraId="4A5A70B1" w14:textId="45A71882" w:rsidR="00E964E4" w:rsidRDefault="007827BA" w:rsidP="007D51F9">
      <w:pPr>
        <w:bidi/>
        <w:rPr>
          <w:rtl/>
        </w:rPr>
      </w:pPr>
      <w:r>
        <w:rPr>
          <w:rFonts w:hint="cs"/>
          <w:rtl/>
        </w:rPr>
        <w:t xml:space="preserve">התבוננו במתודה </w:t>
      </w:r>
      <w:r w:rsidR="00A77799">
        <w:t>render</w:t>
      </w:r>
      <w:r w:rsidR="00E630C9">
        <w:rPr>
          <w:rFonts w:hint="cs"/>
          <w:rtl/>
        </w:rPr>
        <w:t xml:space="preserve"> </w:t>
      </w:r>
      <w:r>
        <w:rPr>
          <w:rFonts w:hint="cs"/>
          <w:rtl/>
        </w:rPr>
        <w:t>של ה</w:t>
      </w:r>
      <w:r w:rsidR="00E630C9">
        <w:rPr>
          <w:rFonts w:hint="cs"/>
          <w:rtl/>
        </w:rPr>
        <w:t xml:space="preserve">מחלקה </w:t>
      </w:r>
      <w:proofErr w:type="spellStart"/>
      <w:r w:rsidR="00E630C9">
        <w:t>ObjectModel</w:t>
      </w:r>
      <w:proofErr w:type="spellEnd"/>
      <w:r>
        <w:rPr>
          <w:rFonts w:hint="cs"/>
          <w:rtl/>
        </w:rPr>
        <w:t xml:space="preserve">. מתודה זו אחראית על </w:t>
      </w:r>
      <w:r>
        <w:t>rendering</w:t>
      </w:r>
      <w:r>
        <w:rPr>
          <w:rFonts w:hint="cs"/>
          <w:rtl/>
        </w:rPr>
        <w:t xml:space="preserve"> של המודל, כלומר ציור שלו על גבי התמונה. לשם כך היא קוראת </w:t>
      </w:r>
      <w:r w:rsidR="00E630C9">
        <w:rPr>
          <w:rFonts w:hint="cs"/>
          <w:rtl/>
        </w:rPr>
        <w:t xml:space="preserve">למתודה </w:t>
      </w:r>
      <w:proofErr w:type="spellStart"/>
      <w:r w:rsidR="00E630C9" w:rsidRPr="00E630C9">
        <w:t>vertexProcessing</w:t>
      </w:r>
      <w:proofErr w:type="spellEnd"/>
      <w:r w:rsidR="00E630C9">
        <w:rPr>
          <w:rFonts w:hint="cs"/>
          <w:rtl/>
        </w:rPr>
        <w:t xml:space="preserve"> </w:t>
      </w:r>
      <w:r>
        <w:rPr>
          <w:rFonts w:hint="cs"/>
          <w:rtl/>
        </w:rPr>
        <w:t xml:space="preserve">עבור כל </w:t>
      </w:r>
      <w:r w:rsidR="00E630C9">
        <w:rPr>
          <w:rFonts w:hint="cs"/>
          <w:rtl/>
        </w:rPr>
        <w:t>קודקוד</w:t>
      </w:r>
      <w:r w:rsidR="007D51F9">
        <w:rPr>
          <w:rFonts w:hint="cs"/>
          <w:rtl/>
        </w:rPr>
        <w:t xml:space="preserve"> של האובייקט (ברשימה </w:t>
      </w:r>
      <w:proofErr w:type="spellStart"/>
      <w:r w:rsidR="007D51F9">
        <w:t>verticesData</w:t>
      </w:r>
      <w:proofErr w:type="spellEnd"/>
      <w:r w:rsidR="007D51F9">
        <w:rPr>
          <w:rFonts w:hint="cs"/>
          <w:rtl/>
        </w:rPr>
        <w:t>)</w:t>
      </w:r>
      <w:r>
        <w:rPr>
          <w:rFonts w:hint="cs"/>
          <w:rtl/>
        </w:rPr>
        <w:t>,</w:t>
      </w:r>
      <w:r w:rsidR="00E630C9">
        <w:rPr>
          <w:rFonts w:hint="cs"/>
          <w:rtl/>
        </w:rPr>
        <w:t xml:space="preserve"> ואחר כך קוראת למתודה </w:t>
      </w:r>
      <w:r w:rsidR="006E2C14">
        <w:t>rasterization</w:t>
      </w:r>
      <w:r w:rsidR="00E630C9">
        <w:rPr>
          <w:rFonts w:hint="cs"/>
          <w:rtl/>
        </w:rPr>
        <w:t xml:space="preserve"> לכל פאה</w:t>
      </w:r>
      <w:r w:rsidR="007D51F9">
        <w:rPr>
          <w:rFonts w:hint="cs"/>
          <w:rtl/>
        </w:rPr>
        <w:t xml:space="preserve"> של האובייקט (ברשימה </w:t>
      </w:r>
      <w:r w:rsidR="007D51F9">
        <w:t>faces</w:t>
      </w:r>
      <w:r w:rsidR="007D51F9">
        <w:rPr>
          <w:rFonts w:hint="cs"/>
          <w:rtl/>
        </w:rPr>
        <w:t>)</w:t>
      </w:r>
      <w:r w:rsidR="006E2C14">
        <w:rPr>
          <w:rFonts w:hint="cs"/>
          <w:rtl/>
        </w:rPr>
        <w:t xml:space="preserve">. המתודה </w:t>
      </w:r>
      <w:r w:rsidR="006E2C14">
        <w:t>rasterization</w:t>
      </w:r>
      <w:r w:rsidR="006E2C14">
        <w:rPr>
          <w:rFonts w:hint="cs"/>
          <w:rtl/>
        </w:rPr>
        <w:t xml:space="preserve"> צריכה לקרוא למתודה </w:t>
      </w:r>
      <w:proofErr w:type="spellStart"/>
      <w:r w:rsidR="006E2C14">
        <w:t>fragmentProcessing</w:t>
      </w:r>
      <w:proofErr w:type="spellEnd"/>
      <w:r w:rsidR="006E2C14">
        <w:rPr>
          <w:rFonts w:hint="cs"/>
          <w:rtl/>
        </w:rPr>
        <w:t xml:space="preserve"> על כל פיקסל בפאה.</w:t>
      </w:r>
      <w:r w:rsidR="006E2C14">
        <w:rPr>
          <w:rtl/>
        </w:rPr>
        <w:br/>
      </w:r>
      <w:r w:rsidR="006E2C14">
        <w:rPr>
          <w:rFonts w:hint="cs"/>
          <w:rtl/>
        </w:rPr>
        <w:t xml:space="preserve">המתודות </w:t>
      </w:r>
      <w:proofErr w:type="spellStart"/>
      <w:r w:rsidR="006E2C14">
        <w:t>vertexProcessing</w:t>
      </w:r>
      <w:proofErr w:type="spellEnd"/>
      <w:r w:rsidR="006E2C14">
        <w:rPr>
          <w:rFonts w:hint="cs"/>
          <w:rtl/>
        </w:rPr>
        <w:t xml:space="preserve">, </w:t>
      </w:r>
      <w:r w:rsidR="006E2C14">
        <w:t>rasterization</w:t>
      </w:r>
      <w:r w:rsidR="006E2C14">
        <w:rPr>
          <w:rFonts w:hint="cs"/>
          <w:rtl/>
        </w:rPr>
        <w:t>, ו-</w:t>
      </w:r>
      <w:proofErr w:type="spellStart"/>
      <w:r w:rsidR="006E2C14">
        <w:t>fragmentProcessing</w:t>
      </w:r>
      <w:proofErr w:type="spellEnd"/>
      <w:r w:rsidR="006E2C14">
        <w:rPr>
          <w:rFonts w:hint="cs"/>
          <w:rtl/>
        </w:rPr>
        <w:t xml:space="preserve"> מממשות את השלבים המתאימים ב-</w:t>
      </w:r>
      <w:r w:rsidR="006E2C14">
        <w:t>Rasterization graphics pipeline</w:t>
      </w:r>
      <w:r w:rsidR="006E2C14">
        <w:rPr>
          <w:rFonts w:hint="cs"/>
          <w:rtl/>
        </w:rPr>
        <w:t xml:space="preserve">. המתודה </w:t>
      </w:r>
      <w:proofErr w:type="spellStart"/>
      <w:r w:rsidR="006E2C14">
        <w:t>vertexProcessing</w:t>
      </w:r>
      <w:proofErr w:type="spellEnd"/>
      <w:r w:rsidR="006E2C14">
        <w:rPr>
          <w:rFonts w:hint="cs"/>
          <w:rtl/>
        </w:rPr>
        <w:t xml:space="preserve"> </w:t>
      </w:r>
      <w:r w:rsidR="00595A80">
        <w:rPr>
          <w:rFonts w:hint="cs"/>
          <w:rtl/>
        </w:rPr>
        <w:t xml:space="preserve">מקבלת אובייקט של המחלקה </w:t>
      </w:r>
      <w:proofErr w:type="spellStart"/>
      <w:r w:rsidR="00595A80">
        <w:t>VertexData</w:t>
      </w:r>
      <w:proofErr w:type="spellEnd"/>
      <w:r w:rsidR="00595A80">
        <w:rPr>
          <w:rFonts w:hint="cs"/>
          <w:rtl/>
        </w:rPr>
        <w:t xml:space="preserve"> שמכילה נתונים על הקודקוד שנטענו מקובץ האובייקט</w:t>
      </w:r>
      <w:r w:rsidR="007D51F9">
        <w:rPr>
          <w:rFonts w:hint="cs"/>
          <w:rtl/>
        </w:rPr>
        <w:t xml:space="preserve"> ונשמרו ברשימה </w:t>
      </w:r>
      <w:proofErr w:type="spellStart"/>
      <w:r w:rsidR="007D51F9">
        <w:t>verticesData</w:t>
      </w:r>
      <w:proofErr w:type="spellEnd"/>
      <w:r w:rsidR="00595A80">
        <w:rPr>
          <w:rFonts w:hint="cs"/>
          <w:rtl/>
        </w:rPr>
        <w:t xml:space="preserve"> ו</w:t>
      </w:r>
      <w:r w:rsidR="00E964E4">
        <w:rPr>
          <w:rFonts w:hint="cs"/>
          <w:rtl/>
        </w:rPr>
        <w:t xml:space="preserve">מחשבת עבור </w:t>
      </w:r>
      <w:r w:rsidR="00595A80">
        <w:rPr>
          <w:rFonts w:hint="cs"/>
          <w:rtl/>
        </w:rPr>
        <w:t>כל</w:t>
      </w:r>
      <w:r w:rsidR="00E964E4">
        <w:rPr>
          <w:rFonts w:hint="cs"/>
          <w:rtl/>
        </w:rPr>
        <w:t xml:space="preserve"> קודקוד את המיקום שלו על גבי החלון, וחישובים נוספים</w:t>
      </w:r>
      <w:r w:rsidR="00595A80">
        <w:rPr>
          <w:rFonts w:hint="cs"/>
          <w:rtl/>
        </w:rPr>
        <w:t xml:space="preserve"> שמעודכנים באובי</w:t>
      </w:r>
      <w:r w:rsidR="007D51F9">
        <w:rPr>
          <w:rFonts w:hint="cs"/>
          <w:rtl/>
        </w:rPr>
        <w:t>י</w:t>
      </w:r>
      <w:r w:rsidR="00595A80">
        <w:rPr>
          <w:rFonts w:hint="cs"/>
          <w:rtl/>
        </w:rPr>
        <w:t xml:space="preserve">קט של המחלקה </w:t>
      </w:r>
      <w:proofErr w:type="spellStart"/>
      <w:r w:rsidR="00595A80">
        <w:t>VetexData</w:t>
      </w:r>
      <w:proofErr w:type="spellEnd"/>
      <w:r w:rsidR="00E964E4">
        <w:rPr>
          <w:rFonts w:hint="cs"/>
          <w:rtl/>
        </w:rPr>
        <w:t>. חישובים אלו מסייעים לחשב את הצבע של כל פיקסל</w:t>
      </w:r>
      <w:r w:rsidR="00595A80">
        <w:rPr>
          <w:rFonts w:hint="cs"/>
          <w:rtl/>
        </w:rPr>
        <w:t xml:space="preserve">. המתודה </w:t>
      </w:r>
      <w:r w:rsidR="00595A80">
        <w:t>rasterization</w:t>
      </w:r>
      <w:r w:rsidR="00595A80">
        <w:rPr>
          <w:rFonts w:hint="cs"/>
          <w:rtl/>
        </w:rPr>
        <w:t xml:space="preserve"> נקראת על כל פאה של</w:t>
      </w:r>
      <w:r w:rsidR="007D51F9">
        <w:rPr>
          <w:rFonts w:hint="cs"/>
          <w:rtl/>
        </w:rPr>
        <w:t xml:space="preserve"> האובייקט שברשימה </w:t>
      </w:r>
      <w:r w:rsidR="007D51F9">
        <w:t>faces</w:t>
      </w:r>
      <w:r w:rsidR="007D51F9">
        <w:rPr>
          <w:rFonts w:hint="cs"/>
          <w:rtl/>
        </w:rPr>
        <w:t xml:space="preserve">. למתודה </w:t>
      </w:r>
      <w:r w:rsidR="007D51F9">
        <w:t>rasterization</w:t>
      </w:r>
      <w:r w:rsidR="007D51F9">
        <w:rPr>
          <w:rFonts w:hint="cs"/>
          <w:rtl/>
        </w:rPr>
        <w:t xml:space="preserve"> מועברים נתוני הקודקודים של שלושת הפאות שמרכיבות אותו (</w:t>
      </w:r>
      <w:proofErr w:type="spellStart"/>
      <w:r w:rsidR="007D51F9">
        <w:rPr>
          <w:rFonts w:hint="cs"/>
        </w:rPr>
        <w:t>V</w:t>
      </w:r>
      <w:r w:rsidR="007D51F9">
        <w:t>ertexData</w:t>
      </w:r>
      <w:proofErr w:type="spellEnd"/>
      <w:r w:rsidR="007D51F9">
        <w:rPr>
          <w:rFonts w:hint="cs"/>
          <w:rtl/>
        </w:rPr>
        <w:t>).</w:t>
      </w:r>
      <w:r w:rsidR="00E964E4">
        <w:rPr>
          <w:rFonts w:hint="cs"/>
          <w:rtl/>
        </w:rPr>
        <w:t xml:space="preserve"> </w:t>
      </w:r>
      <w:r w:rsidR="007D51F9">
        <w:rPr>
          <w:rFonts w:hint="cs"/>
          <w:rtl/>
        </w:rPr>
        <w:t xml:space="preserve">המתודה </w:t>
      </w:r>
      <w:r w:rsidR="007D51F9">
        <w:t>rasterization</w:t>
      </w:r>
      <w:r w:rsidR="007D51F9">
        <w:rPr>
          <w:rFonts w:hint="cs"/>
          <w:rtl/>
        </w:rPr>
        <w:t xml:space="preserve"> צריכה לקרוא עבור כל הפיקסלים שבפאה למתודה </w:t>
      </w:r>
      <w:proofErr w:type="spellStart"/>
      <w:r w:rsidR="007D51F9">
        <w:t>fragmentProcessing</w:t>
      </w:r>
      <w:proofErr w:type="spellEnd"/>
      <w:r w:rsidR="007D51F9">
        <w:rPr>
          <w:rFonts w:hint="cs"/>
          <w:rtl/>
        </w:rPr>
        <w:t xml:space="preserve"> ולעביר לה נתונים דרושים לכל פיקסל בעזרת אובייקט של המחלקה </w:t>
      </w:r>
      <w:proofErr w:type="spellStart"/>
      <w:r w:rsidR="007D51F9">
        <w:t>FragmentData</w:t>
      </w:r>
      <w:proofErr w:type="spellEnd"/>
      <w:r w:rsidR="007D51F9">
        <w:rPr>
          <w:rFonts w:hint="cs"/>
          <w:rtl/>
        </w:rPr>
        <w:t>.</w:t>
      </w:r>
    </w:p>
    <w:p w14:paraId="24AC0514" w14:textId="6AEE7B57" w:rsidR="0021429B" w:rsidRPr="0021429B" w:rsidRDefault="0021429B" w:rsidP="0021429B">
      <w:pPr>
        <w:keepNext/>
        <w:keepLines/>
        <w:bidi/>
        <w:spacing w:before="40" w:after="0"/>
        <w:outlineLvl w:val="1"/>
        <w:rPr>
          <w:rFonts w:asciiTheme="majorHAnsi" w:eastAsiaTheme="majorEastAsia" w:hAnsiTheme="majorHAnsi" w:cstheme="majorBidi"/>
          <w:color w:val="2E74B5" w:themeColor="accent1" w:themeShade="BF"/>
          <w:sz w:val="26"/>
          <w:szCs w:val="26"/>
          <w:rtl/>
        </w:rPr>
      </w:pPr>
      <w:r>
        <w:rPr>
          <w:rFonts w:asciiTheme="majorHAnsi" w:eastAsiaTheme="majorEastAsia" w:hAnsiTheme="majorHAnsi" w:cstheme="majorBidi" w:hint="cs"/>
          <w:color w:val="2E74B5" w:themeColor="accent1" w:themeShade="BF"/>
          <w:sz w:val="26"/>
          <w:szCs w:val="26"/>
          <w:rtl/>
        </w:rPr>
        <w:t>תוכנת</w:t>
      </w:r>
      <w:r w:rsidRPr="0021429B">
        <w:rPr>
          <w:rFonts w:asciiTheme="majorHAnsi" w:eastAsiaTheme="majorEastAsia" w:hAnsiTheme="majorHAnsi" w:cstheme="majorBidi" w:hint="cs"/>
          <w:color w:val="2E74B5" w:themeColor="accent1" w:themeShade="BF"/>
          <w:sz w:val="26"/>
          <w:szCs w:val="26"/>
          <w:rtl/>
        </w:rPr>
        <w:t xml:space="preserve"> הדוגמה</w:t>
      </w:r>
    </w:p>
    <w:p w14:paraId="06CB36FF" w14:textId="51DFF139" w:rsidR="008611FC" w:rsidRDefault="0021429B" w:rsidP="00C8641A">
      <w:pPr>
        <w:bidi/>
        <w:rPr>
          <w:rFonts w:asciiTheme="majorHAnsi" w:eastAsiaTheme="majorEastAsia" w:hAnsiTheme="majorHAnsi" w:cstheme="majorBidi"/>
          <w:color w:val="2E74B5" w:themeColor="accent1" w:themeShade="BF"/>
          <w:sz w:val="26"/>
          <w:szCs w:val="26"/>
          <w:rtl/>
        </w:rPr>
      </w:pPr>
      <w:r>
        <w:rPr>
          <w:rFonts w:hint="cs"/>
          <w:rtl/>
        </w:rPr>
        <w:t>כמו בפרויקט ה-</w:t>
      </w:r>
      <w:proofErr w:type="spellStart"/>
      <w:r>
        <w:t>RayTracing</w:t>
      </w:r>
      <w:proofErr w:type="spellEnd"/>
      <w:r>
        <w:rPr>
          <w:rFonts w:hint="cs"/>
          <w:rtl/>
        </w:rPr>
        <w:t xml:space="preserve"> גם בתיקיה הראשית של הפרויקט </w:t>
      </w:r>
      <w:r>
        <w:t>Rasterization</w:t>
      </w:r>
      <w:r>
        <w:rPr>
          <w:rFonts w:hint="cs"/>
          <w:rtl/>
        </w:rPr>
        <w:t xml:space="preserve"> תמצאו </w:t>
      </w:r>
      <w:r w:rsidRPr="0021429B">
        <w:rPr>
          <w:rFonts w:hint="cs"/>
          <w:rtl/>
        </w:rPr>
        <w:t xml:space="preserve">את הקובץ </w:t>
      </w:r>
      <w:r w:rsidRPr="00E81A84">
        <w:t>executable</w:t>
      </w:r>
      <w:r w:rsidRPr="0021429B">
        <w:t>.jar</w:t>
      </w:r>
      <w:r w:rsidR="00195E5C">
        <w:rPr>
          <w:rFonts w:hint="cs"/>
          <w:rtl/>
        </w:rPr>
        <w:t xml:space="preserve"> שהוא דוגמה של ה</w:t>
      </w:r>
      <w:r w:rsidR="00195E5C" w:rsidRPr="0021429B">
        <w:rPr>
          <w:rFonts w:hint="cs"/>
          <w:rtl/>
        </w:rPr>
        <w:t>פרויקט הסופי שעליו אנחנו עובדים.</w:t>
      </w:r>
      <w:r w:rsidRPr="0021429B">
        <w:rPr>
          <w:rFonts w:hint="cs"/>
          <w:rtl/>
        </w:rPr>
        <w:t xml:space="preserve"> </w:t>
      </w:r>
      <w:r w:rsidR="00195E5C">
        <w:rPr>
          <w:rFonts w:hint="cs"/>
          <w:rtl/>
        </w:rPr>
        <w:t>נסו להריץ את הקובץ ע"י לחיצה כפולה עליו. אם זה לא עובד נסו</w:t>
      </w:r>
      <w:r w:rsidRPr="0021429B">
        <w:rPr>
          <w:rFonts w:hint="cs"/>
          <w:rtl/>
        </w:rPr>
        <w:t xml:space="preserve"> פתיחה עם </w:t>
      </w:r>
      <w:r w:rsidRPr="0021429B">
        <w:t>Open with</w:t>
      </w:r>
      <w:r w:rsidRPr="0021429B">
        <w:rPr>
          <w:rFonts w:hint="cs"/>
          <w:rtl/>
        </w:rPr>
        <w:t xml:space="preserve"> ו</w:t>
      </w:r>
      <w:r w:rsidR="00195E5C">
        <w:rPr>
          <w:rFonts w:hint="cs"/>
          <w:rtl/>
        </w:rPr>
        <w:t>נסו את ה-</w:t>
      </w:r>
      <w:r w:rsidRPr="0021429B">
        <w:t>JVM</w:t>
      </w:r>
      <w:r w:rsidRPr="0021429B">
        <w:rPr>
          <w:rFonts w:hint="cs"/>
          <w:rtl/>
        </w:rPr>
        <w:t xml:space="preserve"> </w:t>
      </w:r>
      <w:r w:rsidR="00195E5C">
        <w:rPr>
          <w:rFonts w:hint="cs"/>
          <w:rtl/>
        </w:rPr>
        <w:t xml:space="preserve">שמותקנים במחשבכם וקיבעו את זה שעובד כברירת המחדל. אם גם זה לא עובד, תוכלו להפעיל את הקובץ </w:t>
      </w:r>
      <w:r w:rsidR="00195E5C">
        <w:t>run_</w:t>
      </w:r>
      <w:r w:rsidR="00195E5C" w:rsidRPr="00E81A84">
        <w:t>executable</w:t>
      </w:r>
      <w:r w:rsidR="00195E5C" w:rsidRPr="0021429B">
        <w:t>.</w:t>
      </w:r>
      <w:r w:rsidR="00195E5C">
        <w:t>bat</w:t>
      </w:r>
      <w:r w:rsidR="00195E5C" w:rsidRPr="0021429B">
        <w:rPr>
          <w:rFonts w:hint="cs"/>
          <w:rtl/>
        </w:rPr>
        <w:t xml:space="preserve"> </w:t>
      </w:r>
      <w:r w:rsidR="00195E5C">
        <w:rPr>
          <w:rFonts w:hint="cs"/>
          <w:rtl/>
        </w:rPr>
        <w:t xml:space="preserve">על ידי לחיצה כפולה עליו. </w:t>
      </w:r>
      <w:r w:rsidR="00B82DA6">
        <w:rPr>
          <w:rtl/>
        </w:rPr>
        <w:br/>
      </w:r>
      <w:r w:rsidR="00B82DA6">
        <w:rPr>
          <w:rFonts w:hint="cs"/>
          <w:rtl/>
        </w:rPr>
        <w:t>שימו לב שבתחתית תוכנת הדוגמה אתם צריכים לבחור את הפרויקט שעליו אתם עובדים. התוכנה מתפקדת אחרת ונוספות לה יכולות ככל שמתקדמים בפרויקטים.</w:t>
      </w:r>
      <w:r w:rsidR="008611FC">
        <w:rPr>
          <w:rFonts w:asciiTheme="majorHAnsi" w:eastAsiaTheme="majorEastAsia" w:hAnsiTheme="majorHAnsi" w:cstheme="majorBidi"/>
          <w:color w:val="2E74B5" w:themeColor="accent1" w:themeShade="BF"/>
          <w:sz w:val="26"/>
          <w:szCs w:val="26"/>
          <w:rtl/>
        </w:rPr>
        <w:br w:type="page"/>
      </w:r>
    </w:p>
    <w:p w14:paraId="5494D3F6" w14:textId="517F5976" w:rsidR="00B20678" w:rsidRDefault="0021429B" w:rsidP="00224BA4">
      <w:pPr>
        <w:keepNext/>
        <w:keepLines/>
        <w:bidi/>
        <w:spacing w:before="40" w:after="0"/>
        <w:outlineLvl w:val="1"/>
        <w:rPr>
          <w:rtl/>
        </w:rPr>
      </w:pPr>
      <w:r w:rsidRPr="0021429B">
        <w:rPr>
          <w:rFonts w:asciiTheme="majorHAnsi" w:eastAsiaTheme="majorEastAsia" w:hAnsiTheme="majorHAnsi" w:cstheme="majorBidi" w:hint="cs"/>
          <w:color w:val="2E74B5" w:themeColor="accent1" w:themeShade="BF"/>
          <w:sz w:val="26"/>
          <w:szCs w:val="26"/>
          <w:rtl/>
        </w:rPr>
        <w:lastRenderedPageBreak/>
        <w:t xml:space="preserve">תרגיל 1 </w:t>
      </w:r>
      <w:r>
        <w:rPr>
          <w:rFonts w:asciiTheme="majorHAnsi" w:eastAsiaTheme="majorEastAsia" w:hAnsiTheme="majorHAnsi" w:cstheme="majorBidi"/>
          <w:color w:val="2E74B5" w:themeColor="accent1" w:themeShade="BF"/>
          <w:sz w:val="26"/>
          <w:szCs w:val="26"/>
          <w:rtl/>
        </w:rPr>
        <w:t>–</w:t>
      </w:r>
      <w:r w:rsidRPr="0021429B">
        <w:rPr>
          <w:rFonts w:asciiTheme="majorHAnsi" w:eastAsiaTheme="majorEastAsia" w:hAnsiTheme="majorHAnsi" w:cstheme="majorBidi" w:hint="cs"/>
          <w:color w:val="2E74B5" w:themeColor="accent1" w:themeShade="BF"/>
          <w:sz w:val="26"/>
          <w:szCs w:val="26"/>
          <w:rtl/>
        </w:rPr>
        <w:t xml:space="preserve"> </w:t>
      </w:r>
      <w:proofErr w:type="spellStart"/>
      <w:r>
        <w:rPr>
          <w:rFonts w:asciiTheme="majorHAnsi" w:eastAsiaTheme="majorEastAsia" w:hAnsiTheme="majorHAnsi" w:cstheme="majorBidi" w:hint="cs"/>
          <w:color w:val="2E74B5" w:themeColor="accent1" w:themeShade="BF"/>
          <w:sz w:val="26"/>
          <w:szCs w:val="26"/>
          <w:rtl/>
        </w:rPr>
        <w:t>רסטריזציה</w:t>
      </w:r>
      <w:proofErr w:type="spellEnd"/>
      <w:r>
        <w:rPr>
          <w:rFonts w:asciiTheme="majorHAnsi" w:eastAsiaTheme="majorEastAsia" w:hAnsiTheme="majorHAnsi" w:cstheme="majorBidi" w:hint="cs"/>
          <w:color w:val="2E74B5" w:themeColor="accent1" w:themeShade="BF"/>
          <w:sz w:val="26"/>
          <w:szCs w:val="26"/>
          <w:rtl/>
        </w:rPr>
        <w:t xml:space="preserve"> של קוים</w:t>
      </w:r>
      <w:r w:rsidR="009E1A1C">
        <w:rPr>
          <w:rFonts w:asciiTheme="majorHAnsi" w:eastAsiaTheme="majorEastAsia" w:hAnsiTheme="majorHAnsi" w:cstheme="majorBidi" w:hint="cs"/>
          <w:color w:val="2E74B5" w:themeColor="accent1" w:themeShade="BF"/>
          <w:sz w:val="26"/>
          <w:szCs w:val="26"/>
          <w:rtl/>
        </w:rPr>
        <w:t xml:space="preserve"> (38)</w:t>
      </w:r>
      <w:r w:rsidRPr="0021429B">
        <w:rPr>
          <w:rFonts w:asciiTheme="majorHAnsi" w:eastAsiaTheme="majorEastAsia" w:hAnsiTheme="majorHAnsi" w:cstheme="majorBidi"/>
          <w:color w:val="2E74B5" w:themeColor="accent1" w:themeShade="BF"/>
          <w:sz w:val="26"/>
          <w:szCs w:val="26"/>
          <w:rtl/>
        </w:rPr>
        <w:br/>
      </w:r>
      <w:r w:rsidR="00B20678">
        <w:rPr>
          <w:rFonts w:hint="cs"/>
          <w:rtl/>
        </w:rPr>
        <w:t xml:space="preserve">בתרגיל זה נשלים </w:t>
      </w:r>
      <w:proofErr w:type="spellStart"/>
      <w:r w:rsidR="00B20678">
        <w:rPr>
          <w:rFonts w:hint="cs"/>
          <w:rtl/>
        </w:rPr>
        <w:t>רסטריזציה</w:t>
      </w:r>
      <w:proofErr w:type="spellEnd"/>
      <w:r w:rsidR="00B20678">
        <w:rPr>
          <w:rFonts w:hint="cs"/>
          <w:rtl/>
        </w:rPr>
        <w:t xml:space="preserve"> של קוים. </w:t>
      </w:r>
    </w:p>
    <w:p w14:paraId="05A0AE93" w14:textId="79480BCD" w:rsidR="00B20678" w:rsidRDefault="00B20678" w:rsidP="00E81201">
      <w:pPr>
        <w:bidi/>
        <w:rPr>
          <w:rtl/>
        </w:rPr>
      </w:pPr>
      <w:r w:rsidRPr="00E81201">
        <w:rPr>
          <w:rFonts w:hint="cs"/>
          <w:b/>
          <w:bCs/>
          <w:rtl/>
        </w:rPr>
        <w:t xml:space="preserve">א. השלימו את המתודה </w:t>
      </w:r>
      <w:proofErr w:type="spellStart"/>
      <w:r w:rsidRPr="00E81201">
        <w:rPr>
          <w:b/>
          <w:bCs/>
        </w:rPr>
        <w:t>drawLineDDA</w:t>
      </w:r>
      <w:proofErr w:type="spellEnd"/>
      <w:r w:rsidRPr="00E81201">
        <w:rPr>
          <w:rFonts w:hint="cs"/>
          <w:b/>
          <w:bCs/>
          <w:rtl/>
        </w:rPr>
        <w:t xml:space="preserve"> במחלקה </w:t>
      </w:r>
      <w:proofErr w:type="spellStart"/>
      <w:r w:rsidRPr="00E81201">
        <w:rPr>
          <w:b/>
          <w:bCs/>
        </w:rPr>
        <w:t>ObjectModel</w:t>
      </w:r>
      <w:proofErr w:type="spellEnd"/>
      <w:r w:rsidR="001C486F" w:rsidRPr="00E81201">
        <w:rPr>
          <w:rFonts w:hint="cs"/>
          <w:b/>
          <w:bCs/>
          <w:rtl/>
        </w:rPr>
        <w:t xml:space="preserve"> </w:t>
      </w:r>
      <w:r w:rsidR="009E1A1C" w:rsidRPr="00E81201">
        <w:rPr>
          <w:rFonts w:hint="cs"/>
          <w:b/>
          <w:bCs/>
          <w:rtl/>
        </w:rPr>
        <w:t>(35)</w:t>
      </w:r>
      <w:r w:rsidR="009E1A1C">
        <w:br/>
      </w:r>
      <w:r w:rsidR="006F3E16">
        <w:rPr>
          <w:rFonts w:hint="cs"/>
          <w:rtl/>
        </w:rPr>
        <w:t xml:space="preserve">המתודה מקבלת את נקודת </w:t>
      </w:r>
      <w:proofErr w:type="spellStart"/>
      <w:r w:rsidR="006F3E16">
        <w:rPr>
          <w:rFonts w:hint="cs"/>
          <w:rtl/>
        </w:rPr>
        <w:t>הההתחלה</w:t>
      </w:r>
      <w:proofErr w:type="spellEnd"/>
      <w:r w:rsidR="006F3E16">
        <w:rPr>
          <w:rFonts w:hint="cs"/>
          <w:rtl/>
        </w:rPr>
        <w:t xml:space="preserve"> והסיום של הקו כנקודות </w:t>
      </w:r>
      <w:r w:rsidR="006F3E16">
        <w:t>p1,p2</w:t>
      </w:r>
      <w:r w:rsidR="006F3E16">
        <w:rPr>
          <w:rFonts w:hint="cs"/>
          <w:rtl/>
        </w:rPr>
        <w:t xml:space="preserve"> ואת צבע הקו כ-</w:t>
      </w:r>
      <w:proofErr w:type="spellStart"/>
      <w:r w:rsidR="006F3E16">
        <w:t>r,g,b</w:t>
      </w:r>
      <w:proofErr w:type="spellEnd"/>
      <w:r w:rsidR="006F3E16">
        <w:rPr>
          <w:rFonts w:hint="cs"/>
          <w:rtl/>
        </w:rPr>
        <w:t>. התעלמו מרכיב ה-</w:t>
      </w:r>
      <w:r w:rsidR="006F3E16">
        <w:t>z</w:t>
      </w:r>
      <w:r w:rsidR="006F3E16">
        <w:rPr>
          <w:rFonts w:hint="cs"/>
          <w:rtl/>
        </w:rPr>
        <w:t xml:space="preserve"> של הנקודות.</w:t>
      </w:r>
      <w:r w:rsidR="006F3E16">
        <w:rPr>
          <w:rtl/>
        </w:rPr>
        <w:br/>
      </w:r>
      <w:r w:rsidR="006F3E16">
        <w:rPr>
          <w:rFonts w:hint="cs"/>
          <w:rtl/>
        </w:rPr>
        <w:t xml:space="preserve">המתודה מקבלת גם </w:t>
      </w:r>
      <w:r w:rsidR="00E613D5">
        <w:rPr>
          <w:rFonts w:hint="cs"/>
          <w:rtl/>
        </w:rPr>
        <w:t>אובייק</w:t>
      </w:r>
      <w:r w:rsidR="00E613D5">
        <w:rPr>
          <w:rFonts w:hint="eastAsia"/>
          <w:rtl/>
        </w:rPr>
        <w:t>ט</w:t>
      </w:r>
      <w:r w:rsidR="006F3E16">
        <w:rPr>
          <w:rFonts w:hint="cs"/>
          <w:rtl/>
        </w:rPr>
        <w:t xml:space="preserve"> של המחלקה </w:t>
      </w:r>
      <w:proofErr w:type="spellStart"/>
      <w:r w:rsidR="006F3E16">
        <w:t>IntBufferWrapper</w:t>
      </w:r>
      <w:proofErr w:type="spellEnd"/>
      <w:r w:rsidR="006F3E16">
        <w:rPr>
          <w:rFonts w:hint="cs"/>
          <w:rtl/>
        </w:rPr>
        <w:t xml:space="preserve"> שהוא הבאפר של התמונה. כתיבה לפיקסל במיקום </w:t>
      </w:r>
      <w:proofErr w:type="spellStart"/>
      <w:r w:rsidR="006F3E16">
        <w:t>x,y</w:t>
      </w:r>
      <w:proofErr w:type="spellEnd"/>
      <w:r w:rsidR="006F3E16">
        <w:rPr>
          <w:rFonts w:hint="cs"/>
          <w:rtl/>
        </w:rPr>
        <w:t xml:space="preserve"> </w:t>
      </w:r>
      <w:r w:rsidR="00224BA4">
        <w:rPr>
          <w:rFonts w:hint="cs"/>
          <w:rtl/>
        </w:rPr>
        <w:t xml:space="preserve">בבאפר התמונה (0,0 </w:t>
      </w:r>
      <w:r w:rsidR="00224BA4">
        <w:rPr>
          <w:rtl/>
        </w:rPr>
        <w:t>–</w:t>
      </w:r>
      <w:r w:rsidR="00224BA4">
        <w:rPr>
          <w:rFonts w:hint="cs"/>
          <w:rtl/>
        </w:rPr>
        <w:t xml:space="preserve"> פינה שמאלית תחתונה), של הצבע </w:t>
      </w:r>
      <w:proofErr w:type="spellStart"/>
      <w:r w:rsidR="00224BA4">
        <w:t>r,g,b</w:t>
      </w:r>
      <w:proofErr w:type="spellEnd"/>
      <w:r w:rsidR="00224BA4">
        <w:rPr>
          <w:rFonts w:hint="cs"/>
          <w:rtl/>
        </w:rPr>
        <w:t xml:space="preserve">, </w:t>
      </w:r>
      <w:r w:rsidR="006F3E16">
        <w:rPr>
          <w:rFonts w:hint="cs"/>
          <w:rtl/>
        </w:rPr>
        <w:t>מתבצעת כך:</w:t>
      </w:r>
      <w:r w:rsidR="00224BA4">
        <w:rPr>
          <w:rtl/>
        </w:rPr>
        <w:br/>
      </w:r>
      <w:proofErr w:type="spellStart"/>
      <w:r w:rsidR="006F3E16" w:rsidRPr="006F3E16">
        <w:t>intBufferWrapper.setPixel</w:t>
      </w:r>
      <w:proofErr w:type="spellEnd"/>
      <w:r w:rsidR="006F3E16" w:rsidRPr="006F3E16">
        <w:t>(x, y, r, g, b)</w:t>
      </w:r>
      <w:r w:rsidR="006F3E16">
        <w:rPr>
          <w:rFonts w:hint="cs"/>
          <w:rtl/>
        </w:rPr>
        <w:t>.</w:t>
      </w:r>
      <w:r w:rsidR="006F3E16">
        <w:rPr>
          <w:rtl/>
        </w:rPr>
        <w:t xml:space="preserve"> </w:t>
      </w:r>
      <w:r w:rsidR="00D9703C">
        <w:rPr>
          <w:rtl/>
        </w:rPr>
        <w:br/>
      </w:r>
      <w:r w:rsidR="00DC3F26">
        <w:rPr>
          <w:rFonts w:hint="cs"/>
          <w:rtl/>
        </w:rPr>
        <w:t xml:space="preserve">כדי לפשט חברו בקו את </w:t>
      </w:r>
      <w:proofErr w:type="spellStart"/>
      <w:r w:rsidR="00DC3F26">
        <w:rPr>
          <w:rFonts w:hint="cs"/>
          <w:rtl/>
        </w:rPr>
        <w:t>הקאורדינטות</w:t>
      </w:r>
      <w:proofErr w:type="spellEnd"/>
      <w:r w:rsidR="00DC3F26">
        <w:rPr>
          <w:rFonts w:hint="cs"/>
          <w:rtl/>
        </w:rPr>
        <w:t xml:space="preserve"> המעוגלות של הקודקודים.</w:t>
      </w:r>
      <w:r w:rsidR="00D9703C">
        <w:rPr>
          <w:rtl/>
        </w:rPr>
        <w:br/>
      </w:r>
      <w:r w:rsidR="00D9703C">
        <w:rPr>
          <w:rFonts w:hint="cs"/>
          <w:rtl/>
        </w:rPr>
        <w:t xml:space="preserve">שימו לב </w:t>
      </w:r>
      <w:r w:rsidR="005C2508">
        <w:rPr>
          <w:rFonts w:hint="cs"/>
          <w:rtl/>
        </w:rPr>
        <w:t>שחישובים ב-</w:t>
      </w:r>
      <w:r w:rsidR="005C2508">
        <w:t>int</w:t>
      </w:r>
      <w:r w:rsidR="005C2508">
        <w:rPr>
          <w:rFonts w:hint="cs"/>
          <w:rtl/>
        </w:rPr>
        <w:t xml:space="preserve"> מחזירים תוצאה ב-</w:t>
      </w:r>
      <w:r w:rsidR="005C2508">
        <w:t>int</w:t>
      </w:r>
      <w:r w:rsidR="005C2508">
        <w:rPr>
          <w:rFonts w:hint="cs"/>
          <w:rtl/>
        </w:rPr>
        <w:t xml:space="preserve"> ולכן אינם יכולים למשל להתאים לחישוב של שיפוע שיכול לצאת קטן מאחד.</w:t>
      </w:r>
      <w:r w:rsidR="005C2508">
        <w:rPr>
          <w:rtl/>
        </w:rPr>
        <w:t xml:space="preserve"> </w:t>
      </w:r>
      <w:r w:rsidR="00DC3F26">
        <w:rPr>
          <w:rtl/>
        </w:rPr>
        <w:br/>
      </w:r>
      <w:proofErr w:type="spellStart"/>
      <w:r w:rsidR="001C486F">
        <w:rPr>
          <w:rFonts w:hint="cs"/>
          <w:rtl/>
        </w:rPr>
        <w:t>בידקו</w:t>
      </w:r>
      <w:proofErr w:type="spellEnd"/>
      <w:r w:rsidR="001C486F">
        <w:rPr>
          <w:rFonts w:hint="cs"/>
          <w:rtl/>
        </w:rPr>
        <w:t xml:space="preserve"> את המתודה </w:t>
      </w:r>
      <w:r w:rsidR="006F3E16">
        <w:rPr>
          <w:rFonts w:hint="cs"/>
          <w:rtl/>
        </w:rPr>
        <w:t xml:space="preserve">שכתבתם </w:t>
      </w:r>
      <w:r w:rsidR="001C486F">
        <w:rPr>
          <w:rFonts w:hint="cs"/>
          <w:rtl/>
        </w:rPr>
        <w:t xml:space="preserve">על ידי שימוש במתודה </w:t>
      </w:r>
      <w:proofErr w:type="spellStart"/>
      <w:r w:rsidR="001C486F">
        <w:t>testDrawLineDDA</w:t>
      </w:r>
      <w:proofErr w:type="spellEnd"/>
      <w:r w:rsidR="001C486F">
        <w:rPr>
          <w:rFonts w:hint="cs"/>
          <w:rtl/>
        </w:rPr>
        <w:t xml:space="preserve"> שבמחלקה </w:t>
      </w:r>
      <w:proofErr w:type="spellStart"/>
      <w:r w:rsidR="001C486F">
        <w:t>UnitTest</w:t>
      </w:r>
      <w:proofErr w:type="spellEnd"/>
      <w:r w:rsidR="001C486F">
        <w:rPr>
          <w:rFonts w:hint="cs"/>
          <w:rtl/>
        </w:rPr>
        <w:t xml:space="preserve">. המתודה מציירת 12 קוים ושומרת </w:t>
      </w:r>
      <w:r w:rsidR="006F3E16">
        <w:rPr>
          <w:rFonts w:hint="cs"/>
          <w:rtl/>
        </w:rPr>
        <w:t xml:space="preserve">כתמונה. </w:t>
      </w:r>
      <w:r w:rsidR="001C486F">
        <w:rPr>
          <w:rFonts w:hint="cs"/>
          <w:rtl/>
        </w:rPr>
        <w:t xml:space="preserve">התמונה </w:t>
      </w:r>
      <w:r w:rsidR="006F3E16">
        <w:rPr>
          <w:rFonts w:hint="cs"/>
          <w:rtl/>
        </w:rPr>
        <w:t>נשמרת כקובץ בשם</w:t>
      </w:r>
      <w:r w:rsidR="001C486F">
        <w:rPr>
          <w:rFonts w:hint="cs"/>
          <w:rtl/>
        </w:rPr>
        <w:t xml:space="preserve"> </w:t>
      </w:r>
      <w:r w:rsidR="001C486F" w:rsidRPr="001C486F">
        <w:rPr>
          <w:rFonts w:cs="Arial"/>
          <w:rtl/>
        </w:rPr>
        <w:t>"</w:t>
      </w:r>
      <w:r w:rsidR="001C486F" w:rsidRPr="001C486F">
        <w:t>line drawing test.bmp</w:t>
      </w:r>
      <w:r w:rsidR="001C486F" w:rsidRPr="001C486F">
        <w:rPr>
          <w:rFonts w:cs="Arial"/>
          <w:rtl/>
        </w:rPr>
        <w:t>"</w:t>
      </w:r>
      <w:r w:rsidR="001C486F">
        <w:rPr>
          <w:rFonts w:cs="Arial" w:hint="cs"/>
          <w:rtl/>
        </w:rPr>
        <w:t xml:space="preserve"> בתיקיה הראשית של הפרויקט</w:t>
      </w:r>
      <w:r w:rsidR="006F3E16">
        <w:rPr>
          <w:rFonts w:cs="Arial" w:hint="cs"/>
          <w:rtl/>
        </w:rPr>
        <w:t>, ואמ</w:t>
      </w:r>
      <w:r w:rsidR="001C486F">
        <w:rPr>
          <w:rFonts w:cs="Arial" w:hint="cs"/>
          <w:rtl/>
        </w:rPr>
        <w:t xml:space="preserve">ורה להראות </w:t>
      </w:r>
      <w:r w:rsidR="005C2508">
        <w:rPr>
          <w:rFonts w:cs="Arial" w:hint="cs"/>
          <w:rtl/>
        </w:rPr>
        <w:t>כמו בתמונה הבאה. אם אתם נתקלים בבעיות, שימו בהערות את כל הקוים והשאירו קו אחד בעייתי ודבגו אותו.</w:t>
      </w:r>
      <w:r w:rsidR="001C486F">
        <w:rPr>
          <w:rFonts w:cs="Arial"/>
          <w:rtl/>
        </w:rPr>
        <w:br/>
      </w:r>
      <w:r w:rsidR="005C2508">
        <w:rPr>
          <w:rFonts w:cs="Arial"/>
          <w:noProof/>
          <w:rtl/>
        </w:rPr>
        <w:drawing>
          <wp:inline distT="0" distB="0" distL="0" distR="0" wp14:anchorId="1F0A18DB" wp14:editId="396C27CA">
            <wp:extent cx="4589001" cy="2978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8889" cy="3017687"/>
                    </a:xfrm>
                    <a:prstGeom prst="rect">
                      <a:avLst/>
                    </a:prstGeom>
                    <a:noFill/>
                  </pic:spPr>
                </pic:pic>
              </a:graphicData>
            </a:graphic>
          </wp:inline>
        </w:drawing>
      </w:r>
    </w:p>
    <w:p w14:paraId="781C3171" w14:textId="2FAC1FB5" w:rsidR="002C02C4" w:rsidRDefault="00B20678" w:rsidP="00E710F3">
      <w:pPr>
        <w:bidi/>
        <w:rPr>
          <w:rtl/>
        </w:rPr>
      </w:pPr>
      <w:r w:rsidRPr="00E81201">
        <w:rPr>
          <w:rFonts w:hint="cs"/>
          <w:b/>
          <w:bCs/>
          <w:rtl/>
        </w:rPr>
        <w:t xml:space="preserve">ב. </w:t>
      </w:r>
      <w:r w:rsidR="009E1A1C" w:rsidRPr="00E81201">
        <w:rPr>
          <w:rFonts w:hint="cs"/>
          <w:b/>
          <w:bCs/>
          <w:rtl/>
        </w:rPr>
        <w:t>קריאה למתודה לציור קוים (3)</w:t>
      </w:r>
      <w:r w:rsidR="009E1A1C">
        <w:br/>
      </w:r>
      <w:r w:rsidR="00152B27">
        <w:rPr>
          <w:rFonts w:hint="cs"/>
          <w:rtl/>
        </w:rPr>
        <w:t xml:space="preserve">במתודה </w:t>
      </w:r>
      <w:r w:rsidR="00E710F3">
        <w:t>rasterization</w:t>
      </w:r>
      <w:r w:rsidR="00152B27">
        <w:rPr>
          <w:rFonts w:hint="cs"/>
          <w:rtl/>
        </w:rPr>
        <w:t xml:space="preserve"> </w:t>
      </w:r>
      <w:r w:rsidR="0011117C">
        <w:rPr>
          <w:rFonts w:hint="cs"/>
          <w:rtl/>
        </w:rPr>
        <w:t xml:space="preserve">מצוירים </w:t>
      </w:r>
      <w:r w:rsidR="00614983">
        <w:rPr>
          <w:rFonts w:hint="cs"/>
          <w:rtl/>
        </w:rPr>
        <w:t xml:space="preserve">בתחילת המתודה </w:t>
      </w:r>
      <w:r w:rsidR="00152B27">
        <w:rPr>
          <w:rFonts w:hint="cs"/>
          <w:rtl/>
        </w:rPr>
        <w:t>רק הקודקודים של הפאה</w:t>
      </w:r>
      <w:r w:rsidR="00614983">
        <w:rPr>
          <w:rFonts w:hint="cs"/>
          <w:rtl/>
        </w:rPr>
        <w:t xml:space="preserve">. </w:t>
      </w:r>
      <w:proofErr w:type="spellStart"/>
      <w:r w:rsidR="00614983">
        <w:rPr>
          <w:rFonts w:hint="cs"/>
          <w:rtl/>
        </w:rPr>
        <w:t>מיחקו</w:t>
      </w:r>
      <w:proofErr w:type="spellEnd"/>
      <w:r w:rsidR="00614983">
        <w:rPr>
          <w:rFonts w:hint="cs"/>
          <w:rtl/>
        </w:rPr>
        <w:t xml:space="preserve"> קוד זה ו</w:t>
      </w:r>
      <w:r w:rsidR="002C02C4">
        <w:rPr>
          <w:rFonts w:hint="cs"/>
          <w:rtl/>
        </w:rPr>
        <w:t>תחת התנאי:</w:t>
      </w:r>
    </w:p>
    <w:p w14:paraId="6484AD6B" w14:textId="77777777" w:rsidR="002C02C4" w:rsidRPr="002C02C4" w:rsidRDefault="002C02C4" w:rsidP="002C02C4">
      <w:r w:rsidRPr="002C02C4">
        <w:rPr>
          <w:b/>
          <w:bCs/>
        </w:rPr>
        <w:t>if</w:t>
      </w:r>
      <w:r w:rsidRPr="002C02C4">
        <w:t xml:space="preserve"> (</w:t>
      </w:r>
      <w:proofErr w:type="spellStart"/>
      <w:r w:rsidRPr="002C02C4">
        <w:t>worldModel.displayType</w:t>
      </w:r>
      <w:proofErr w:type="spellEnd"/>
      <w:r w:rsidRPr="002C02C4">
        <w:t xml:space="preserve"> == </w:t>
      </w:r>
      <w:proofErr w:type="spellStart"/>
      <w:r w:rsidRPr="002C02C4">
        <w:t>DisplayTypeEnum.</w:t>
      </w:r>
      <w:r w:rsidRPr="002C02C4">
        <w:rPr>
          <w:b/>
          <w:bCs/>
          <w:i/>
          <w:iCs/>
        </w:rPr>
        <w:t>FACE_EDGES</w:t>
      </w:r>
      <w:proofErr w:type="spellEnd"/>
      <w:r w:rsidRPr="002C02C4">
        <w:t>) {</w:t>
      </w:r>
    </w:p>
    <w:p w14:paraId="330C75B3" w14:textId="48E1B5E3" w:rsidR="00B20678" w:rsidRDefault="008611FC" w:rsidP="008611FC">
      <w:pPr>
        <w:bidi/>
        <w:rPr>
          <w:rtl/>
        </w:rPr>
      </w:pPr>
      <w:r>
        <w:rPr>
          <w:rFonts w:hint="cs"/>
          <w:rtl/>
        </w:rPr>
        <w:t xml:space="preserve">הוסיפו ציור של הצלעות שמחברות את הקודקודים בפאה בצבע לבן, בעזרת קריאה למתודה </w:t>
      </w:r>
      <w:proofErr w:type="spellStart"/>
      <w:r>
        <w:t>drawLineDDA</w:t>
      </w:r>
      <w:proofErr w:type="spellEnd"/>
      <w:r>
        <w:rPr>
          <w:rFonts w:hint="cs"/>
          <w:rtl/>
        </w:rPr>
        <w:t>.</w:t>
      </w:r>
      <w:r>
        <w:rPr>
          <w:rtl/>
        </w:rPr>
        <w:br/>
      </w:r>
      <w:r w:rsidR="00152B27">
        <w:rPr>
          <w:rFonts w:hint="cs"/>
          <w:rtl/>
        </w:rPr>
        <w:t xml:space="preserve">כדי לבדוק את עבודתכם </w:t>
      </w:r>
      <w:r w:rsidR="006F3E16">
        <w:rPr>
          <w:rFonts w:hint="cs"/>
          <w:rtl/>
        </w:rPr>
        <w:t>שנו בתוכנה את ה-</w:t>
      </w:r>
      <w:r w:rsidR="006F3E16">
        <w:t>Display Type</w:t>
      </w:r>
      <w:r w:rsidR="006F3E16">
        <w:rPr>
          <w:rFonts w:hint="cs"/>
          <w:rtl/>
        </w:rPr>
        <w:t xml:space="preserve"> ל-</w:t>
      </w:r>
      <w:r w:rsidR="006F3E16">
        <w:t>FACE_EDGES</w:t>
      </w:r>
      <w:r w:rsidR="006F3E16">
        <w:rPr>
          <w:rFonts w:hint="cs"/>
          <w:rtl/>
        </w:rPr>
        <w:t xml:space="preserve"> כמו בתמונה הבאה.</w:t>
      </w:r>
      <w:r w:rsidR="006F3E16" w:rsidRPr="006F3E16">
        <w:rPr>
          <w:rFonts w:cs="Arial"/>
          <w:rtl/>
        </w:rPr>
        <w:t xml:space="preserve"> </w:t>
      </w:r>
      <w:r w:rsidR="006F3E16" w:rsidRPr="006F3E16">
        <w:rPr>
          <w:rFonts w:cs="Arial"/>
          <w:noProof/>
          <w:rtl/>
        </w:rPr>
        <w:drawing>
          <wp:inline distT="0" distB="0" distL="0" distR="0" wp14:anchorId="5FFE35AE" wp14:editId="2C79385A">
            <wp:extent cx="2431468" cy="90382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0824"/>
                    <a:stretch/>
                  </pic:blipFill>
                  <pic:spPr bwMode="auto">
                    <a:xfrm>
                      <a:off x="0" y="0"/>
                      <a:ext cx="2500381" cy="929444"/>
                    </a:xfrm>
                    <a:prstGeom prst="rect">
                      <a:avLst/>
                    </a:prstGeom>
                    <a:ln>
                      <a:noFill/>
                    </a:ln>
                    <a:extLst>
                      <a:ext uri="{53640926-AAD7-44D8-BBD7-CCE9431645EC}">
                        <a14:shadowObscured xmlns:a14="http://schemas.microsoft.com/office/drawing/2010/main"/>
                      </a:ext>
                    </a:extLst>
                  </pic:spPr>
                </pic:pic>
              </a:graphicData>
            </a:graphic>
          </wp:inline>
        </w:drawing>
      </w:r>
      <w:r w:rsidR="006F3E16">
        <w:rPr>
          <w:rtl/>
        </w:rPr>
        <w:br/>
      </w:r>
      <w:r w:rsidR="00152B27">
        <w:rPr>
          <w:rFonts w:hint="cs"/>
          <w:rtl/>
        </w:rPr>
        <w:lastRenderedPageBreak/>
        <w:t xml:space="preserve">טענו את </w:t>
      </w:r>
      <w:r w:rsidR="00214C27">
        <w:rPr>
          <w:rFonts w:hint="cs"/>
          <w:rtl/>
        </w:rPr>
        <w:t xml:space="preserve">אחד </w:t>
      </w:r>
      <w:r w:rsidR="00152B27">
        <w:rPr>
          <w:rFonts w:hint="cs"/>
          <w:rtl/>
        </w:rPr>
        <w:t>המודל</w:t>
      </w:r>
      <w:r w:rsidR="006F3E16">
        <w:rPr>
          <w:rFonts w:hint="cs"/>
          <w:rtl/>
        </w:rPr>
        <w:t>ים</w:t>
      </w:r>
      <w:r w:rsidR="00152B27">
        <w:rPr>
          <w:rFonts w:hint="cs"/>
          <w:rtl/>
        </w:rPr>
        <w:t xml:space="preserve">: </w:t>
      </w:r>
      <w:r w:rsidR="00152B27" w:rsidRPr="00152B27">
        <w:t>ex_01___FirstExample_0to600.obj</w:t>
      </w:r>
      <w:r w:rsidR="006F3E16">
        <w:rPr>
          <w:rFonts w:hint="cs"/>
          <w:rtl/>
        </w:rPr>
        <w:t xml:space="preserve">, </w:t>
      </w:r>
      <w:r w:rsidR="001C486F" w:rsidRPr="001C486F">
        <w:t>ex_01___sphere_0to600.obj</w:t>
      </w:r>
      <w:r w:rsidR="001C486F">
        <w:rPr>
          <w:rFonts w:hint="cs"/>
          <w:rtl/>
        </w:rPr>
        <w:t>, שב</w:t>
      </w:r>
      <w:r w:rsidR="00152B27">
        <w:rPr>
          <w:rFonts w:hint="cs"/>
          <w:rtl/>
        </w:rPr>
        <w:t xml:space="preserve">תיקייה:  </w:t>
      </w:r>
      <w:r w:rsidR="00152B27" w:rsidRPr="00152B27">
        <w:t>Models</w:t>
      </w:r>
      <w:r w:rsidR="00152B27">
        <w:t>/</w:t>
      </w:r>
      <w:r w:rsidR="00152B27" w:rsidRPr="00152B27">
        <w:t>models_0to600</w:t>
      </w:r>
      <w:r w:rsidR="00152B27">
        <w:rPr>
          <w:rFonts w:hint="cs"/>
          <w:rtl/>
        </w:rPr>
        <w:t>.</w:t>
      </w:r>
      <w:r w:rsidR="000578A3">
        <w:rPr>
          <w:rFonts w:hint="cs"/>
          <w:rtl/>
        </w:rPr>
        <w:t xml:space="preserve"> </w:t>
      </w:r>
      <w:r w:rsidR="00B82DA6">
        <w:rPr>
          <w:rFonts w:hint="cs"/>
          <w:rtl/>
        </w:rPr>
        <w:t xml:space="preserve">טעינת הקובץ ע"י לחיצה על הכפתור </w:t>
      </w:r>
      <w:r w:rsidR="00B82DA6">
        <w:t>Open…</w:t>
      </w:r>
      <w:r w:rsidR="00B82DA6">
        <w:rPr>
          <w:rFonts w:hint="cs"/>
          <w:rtl/>
        </w:rPr>
        <w:t xml:space="preserve"> בתוכנה. </w:t>
      </w:r>
      <w:r w:rsidR="00224BA4">
        <w:rPr>
          <w:rtl/>
        </w:rPr>
        <w:br/>
      </w:r>
      <w:r w:rsidR="00224BA4">
        <w:rPr>
          <w:rFonts w:hint="cs"/>
          <w:rtl/>
        </w:rPr>
        <w:t xml:space="preserve">כיוון שעדיין לא טיפלנו בטרנספורמציה הדרושה מנקודות בתלת מימד למיקום על גבי החלון, הקבצים האלו מותאמים לכך במיוחד וקבצים אחרים לא יתאימו </w:t>
      </w:r>
      <w:r>
        <w:rPr>
          <w:rFonts w:hint="cs"/>
          <w:rtl/>
        </w:rPr>
        <w:t>בינתיי</w:t>
      </w:r>
      <w:r>
        <w:rPr>
          <w:rFonts w:hint="eastAsia"/>
          <w:rtl/>
        </w:rPr>
        <w:t>ם</w:t>
      </w:r>
      <w:r w:rsidR="00224BA4">
        <w:rPr>
          <w:rFonts w:hint="cs"/>
          <w:rtl/>
        </w:rPr>
        <w:t>.</w:t>
      </w:r>
      <w:r w:rsidR="00224BA4">
        <w:rPr>
          <w:rtl/>
        </w:rPr>
        <w:br/>
      </w:r>
      <w:r w:rsidR="000578A3">
        <w:rPr>
          <w:rFonts w:hint="cs"/>
          <w:rtl/>
        </w:rPr>
        <w:t>התוצאה צריכה להראות כך:</w:t>
      </w:r>
      <w:r w:rsidR="000578A3">
        <w:rPr>
          <w:rtl/>
        </w:rPr>
        <w:br/>
      </w:r>
      <w:r w:rsidR="000578A3" w:rsidRPr="000578A3">
        <w:rPr>
          <w:noProof/>
        </w:rPr>
        <w:drawing>
          <wp:inline distT="0" distB="0" distL="0" distR="0" wp14:anchorId="18E3866A" wp14:editId="1A6077DA">
            <wp:extent cx="2061364" cy="2061364"/>
            <wp:effectExtent l="0" t="0" r="0" b="0"/>
            <wp:docPr id="3" name="Picture 3" descr="D:\My_Documents\OneDrive - ORT Braude College of Engineering\DOK\Graphics\workspace\Rasterization\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_Documents\OneDrive - ORT Braude College of Engineering\DOK\Graphics\workspace\Rasterization\untitled.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3692" cy="2093692"/>
                    </a:xfrm>
                    <a:prstGeom prst="rect">
                      <a:avLst/>
                    </a:prstGeom>
                    <a:noFill/>
                    <a:ln>
                      <a:noFill/>
                    </a:ln>
                  </pic:spPr>
                </pic:pic>
              </a:graphicData>
            </a:graphic>
          </wp:inline>
        </w:drawing>
      </w:r>
      <w:r w:rsidR="000578A3">
        <w:rPr>
          <w:rFonts w:hint="cs"/>
          <w:rtl/>
        </w:rPr>
        <w:t xml:space="preserve"> </w:t>
      </w:r>
      <w:r w:rsidR="000578A3" w:rsidRPr="000578A3">
        <w:rPr>
          <w:rFonts w:cs="Arial"/>
          <w:noProof/>
          <w:rtl/>
        </w:rPr>
        <w:drawing>
          <wp:inline distT="0" distB="0" distL="0" distR="0" wp14:anchorId="7D3FA3FF" wp14:editId="2F76AFE3">
            <wp:extent cx="2061004" cy="2061004"/>
            <wp:effectExtent l="0" t="0" r="0" b="0"/>
            <wp:docPr id="4" name="Picture 4" descr="D:\My_Documents\OneDrive - ORT Braude College of Engineering\DOK\Graphics\workspace\Rasterization\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_Documents\OneDrive - ORT Braude College of Engineering\DOK\Graphics\workspace\Rasterization\untitled.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450" cy="2095450"/>
                    </a:xfrm>
                    <a:prstGeom prst="rect">
                      <a:avLst/>
                    </a:prstGeom>
                    <a:noFill/>
                    <a:ln>
                      <a:noFill/>
                    </a:ln>
                  </pic:spPr>
                </pic:pic>
              </a:graphicData>
            </a:graphic>
          </wp:inline>
        </w:drawing>
      </w:r>
      <w:r w:rsidR="006F3E16">
        <w:br/>
      </w:r>
    </w:p>
    <w:p w14:paraId="34C99BD2" w14:textId="070623C0" w:rsidR="00E613D5" w:rsidRDefault="00E613D5" w:rsidP="00E613D5">
      <w:pPr>
        <w:keepNext/>
        <w:keepLines/>
        <w:bidi/>
        <w:spacing w:before="40" w:after="0"/>
        <w:outlineLvl w:val="1"/>
        <w:rPr>
          <w:rtl/>
        </w:rPr>
      </w:pPr>
      <w:r>
        <w:rPr>
          <w:rFonts w:asciiTheme="majorHAnsi" w:eastAsiaTheme="majorEastAsia" w:hAnsiTheme="majorHAnsi" w:cstheme="majorBidi" w:hint="cs"/>
          <w:color w:val="2E74B5" w:themeColor="accent1" w:themeShade="BF"/>
          <w:sz w:val="26"/>
          <w:szCs w:val="26"/>
          <w:rtl/>
        </w:rPr>
        <w:t xml:space="preserve">טיפים </w:t>
      </w:r>
      <w:proofErr w:type="spellStart"/>
      <w:r>
        <w:rPr>
          <w:rFonts w:asciiTheme="majorHAnsi" w:eastAsiaTheme="majorEastAsia" w:hAnsiTheme="majorHAnsi" w:cstheme="majorBidi" w:hint="cs"/>
          <w:color w:val="2E74B5" w:themeColor="accent1" w:themeShade="BF"/>
          <w:sz w:val="26"/>
          <w:szCs w:val="26"/>
          <w:rtl/>
        </w:rPr>
        <w:t>לדיבוג</w:t>
      </w:r>
      <w:proofErr w:type="spellEnd"/>
      <w:r>
        <w:rPr>
          <w:rFonts w:hint="cs"/>
          <w:rtl/>
        </w:rPr>
        <w:t xml:space="preserve"> </w:t>
      </w:r>
    </w:p>
    <w:p w14:paraId="4E364A91" w14:textId="0E1EEF44" w:rsidR="00E613D5" w:rsidRDefault="00E613D5" w:rsidP="00E613D5">
      <w:pPr>
        <w:pStyle w:val="ListParagraph"/>
        <w:keepNext/>
        <w:keepLines/>
        <w:numPr>
          <w:ilvl w:val="0"/>
          <w:numId w:val="3"/>
        </w:numPr>
        <w:bidi/>
        <w:spacing w:before="40" w:after="0"/>
        <w:outlineLvl w:val="1"/>
      </w:pPr>
      <w:r>
        <w:rPr>
          <w:rFonts w:hint="cs"/>
          <w:rtl/>
        </w:rPr>
        <w:t xml:space="preserve">באפר התמונה שלנו מנוהל על ידי המחלקה </w:t>
      </w:r>
      <w:proofErr w:type="spellStart"/>
      <w:r w:rsidRPr="00E613D5">
        <w:t>intBufferWrapper</w:t>
      </w:r>
      <w:proofErr w:type="spellEnd"/>
      <w:r>
        <w:rPr>
          <w:rFonts w:hint="cs"/>
          <w:rtl/>
        </w:rPr>
        <w:t xml:space="preserve">. למחלקה זו יש את המתודה </w:t>
      </w:r>
      <w:proofErr w:type="spellStart"/>
      <w:r>
        <w:t>saveToBMP</w:t>
      </w:r>
      <w:proofErr w:type="spellEnd"/>
      <w:r>
        <w:rPr>
          <w:rFonts w:hint="cs"/>
          <w:rtl/>
        </w:rPr>
        <w:t xml:space="preserve"> ששומרת את באפר התמונה כתמונה. לדוגמה שורת הקוד הבאה שומרת את הבאפר השמור </w:t>
      </w:r>
      <w:proofErr w:type="spellStart"/>
      <w:r>
        <w:rPr>
          <w:rFonts w:hint="cs"/>
          <w:rtl/>
        </w:rPr>
        <w:t>באוביקט</w:t>
      </w:r>
      <w:proofErr w:type="spellEnd"/>
      <w:r>
        <w:rPr>
          <w:rFonts w:hint="cs"/>
          <w:rtl/>
        </w:rPr>
        <w:t xml:space="preserve"> </w:t>
      </w:r>
      <w:proofErr w:type="spellStart"/>
      <w:r>
        <w:t>intBufferWrapper</w:t>
      </w:r>
      <w:proofErr w:type="spellEnd"/>
      <w:r>
        <w:rPr>
          <w:rFonts w:hint="cs"/>
          <w:rtl/>
        </w:rPr>
        <w:t xml:space="preserve"> כתמונה בשם </w:t>
      </w:r>
      <w:r>
        <w:t>output.bmp</w:t>
      </w:r>
      <w:r>
        <w:rPr>
          <w:rFonts w:hint="cs"/>
          <w:rtl/>
        </w:rPr>
        <w:t xml:space="preserve"> בתיקיה הראשית של הפרויקט: </w:t>
      </w:r>
    </w:p>
    <w:p w14:paraId="0A08A322" w14:textId="3D3E4B38" w:rsidR="00E613D5" w:rsidRDefault="00E613D5" w:rsidP="00E613D5">
      <w:pPr>
        <w:keepNext/>
        <w:keepLines/>
        <w:spacing w:before="40" w:after="0"/>
        <w:ind w:left="360"/>
        <w:outlineLvl w:val="1"/>
      </w:pPr>
      <w:proofErr w:type="spellStart"/>
      <w:r>
        <w:t>intBufferWrapper.saveToBMP</w:t>
      </w:r>
      <w:proofErr w:type="spellEnd"/>
      <w:r>
        <w:t>("output.bmp"</w:t>
      </w:r>
      <w:proofErr w:type="gramStart"/>
      <w:r>
        <w:t>);</w:t>
      </w:r>
      <w:proofErr w:type="gramEnd"/>
    </w:p>
    <w:p w14:paraId="04B645FB" w14:textId="594B67CB" w:rsidR="008611FC" w:rsidRDefault="006550DC" w:rsidP="008611FC">
      <w:pPr>
        <w:pStyle w:val="ListParagraph"/>
        <w:keepNext/>
        <w:keepLines/>
        <w:numPr>
          <w:ilvl w:val="0"/>
          <w:numId w:val="3"/>
        </w:numPr>
        <w:bidi/>
        <w:spacing w:before="40" w:after="0"/>
        <w:outlineLvl w:val="1"/>
      </w:pPr>
      <w:r>
        <w:rPr>
          <w:rFonts w:hint="cs"/>
          <w:rtl/>
        </w:rPr>
        <w:t>שימוש ב-</w:t>
      </w:r>
      <w:r>
        <w:rPr>
          <w:rFonts w:hint="cs"/>
        </w:rPr>
        <w:t>D</w:t>
      </w:r>
      <w:r>
        <w:t>ebug Shell</w:t>
      </w:r>
      <w:r>
        <w:rPr>
          <w:rFonts w:hint="cs"/>
          <w:rtl/>
        </w:rPr>
        <w:t xml:space="preserve"> מאפשר להריץ שורות קוד ב-</w:t>
      </w:r>
      <w:r>
        <w:t>Java</w:t>
      </w:r>
      <w:r>
        <w:rPr>
          <w:rFonts w:hint="cs"/>
          <w:rtl/>
        </w:rPr>
        <w:t xml:space="preserve"> בזמן </w:t>
      </w:r>
      <w:proofErr w:type="spellStart"/>
      <w:r>
        <w:rPr>
          <w:rFonts w:hint="cs"/>
          <w:rtl/>
        </w:rPr>
        <w:t>דיבוג</w:t>
      </w:r>
      <w:proofErr w:type="spellEnd"/>
      <w:r>
        <w:rPr>
          <w:rFonts w:hint="cs"/>
          <w:rtl/>
        </w:rPr>
        <w:t xml:space="preserve"> של קוד. למשל אפשר לבצע </w:t>
      </w:r>
      <w:r w:rsidR="008611FC">
        <w:rPr>
          <w:rFonts w:hint="cs"/>
          <w:rtl/>
        </w:rPr>
        <w:t xml:space="preserve">את </w:t>
      </w:r>
      <w:r>
        <w:rPr>
          <w:rFonts w:hint="cs"/>
          <w:rtl/>
        </w:rPr>
        <w:t>השורה מהטיפ הקודם כשעוצרים ב-</w:t>
      </w:r>
      <w:r>
        <w:t>break-point</w:t>
      </w:r>
      <w:r>
        <w:rPr>
          <w:rFonts w:hint="cs"/>
          <w:rtl/>
        </w:rPr>
        <w:t xml:space="preserve"> בעזרת ה-</w:t>
      </w:r>
      <w:r>
        <w:t>Debug Shell</w:t>
      </w:r>
      <w:r>
        <w:rPr>
          <w:rFonts w:hint="cs"/>
          <w:rtl/>
        </w:rPr>
        <w:t>. ה-</w:t>
      </w:r>
      <w:r>
        <w:t>Debug Shell</w:t>
      </w:r>
      <w:r w:rsidR="00D96B9B">
        <w:rPr>
          <w:rFonts w:hint="cs"/>
          <w:rtl/>
        </w:rPr>
        <w:t xml:space="preserve"> נמצא בדרך</w:t>
      </w:r>
      <w:r w:rsidR="008611FC">
        <w:rPr>
          <w:rFonts w:hint="cs"/>
          <w:rtl/>
        </w:rPr>
        <w:t xml:space="preserve"> כלל</w:t>
      </w:r>
      <w:r w:rsidR="00D96B9B">
        <w:rPr>
          <w:rFonts w:hint="cs"/>
          <w:rtl/>
        </w:rPr>
        <w:t xml:space="preserve"> באחד </w:t>
      </w:r>
      <w:proofErr w:type="spellStart"/>
      <w:r w:rsidR="00D96B9B">
        <w:rPr>
          <w:rFonts w:hint="cs"/>
          <w:rtl/>
        </w:rPr>
        <w:t>הטאבים</w:t>
      </w:r>
      <w:proofErr w:type="spellEnd"/>
      <w:r w:rsidR="00D96B9B">
        <w:rPr>
          <w:rFonts w:hint="cs"/>
          <w:rtl/>
        </w:rPr>
        <w:t xml:space="preserve"> </w:t>
      </w:r>
      <w:r w:rsidR="008611FC">
        <w:rPr>
          <w:rFonts w:hint="cs"/>
          <w:rtl/>
        </w:rPr>
        <w:t xml:space="preserve">לצד </w:t>
      </w:r>
      <w:proofErr w:type="spellStart"/>
      <w:r w:rsidR="008611FC">
        <w:rPr>
          <w:rFonts w:hint="cs"/>
          <w:rtl/>
        </w:rPr>
        <w:t>הטאב</w:t>
      </w:r>
      <w:proofErr w:type="spellEnd"/>
      <w:r w:rsidR="008611FC">
        <w:rPr>
          <w:rFonts w:hint="cs"/>
          <w:rtl/>
        </w:rPr>
        <w:t xml:space="preserve"> של</w:t>
      </w:r>
      <w:r w:rsidR="00D96B9B">
        <w:rPr>
          <w:rFonts w:hint="cs"/>
          <w:rtl/>
        </w:rPr>
        <w:t xml:space="preserve"> חלון ה-</w:t>
      </w:r>
      <w:r w:rsidR="00D96B9B">
        <w:t>console</w:t>
      </w:r>
      <w:r w:rsidR="00D96B9B">
        <w:rPr>
          <w:rFonts w:hint="cs"/>
          <w:rtl/>
        </w:rPr>
        <w:t>, כמו בתמונה הבאה:</w:t>
      </w:r>
      <w:r w:rsidR="00D96B9B">
        <w:rPr>
          <w:rtl/>
        </w:rPr>
        <w:br/>
      </w:r>
      <w:r w:rsidR="00D96B9B" w:rsidRPr="00D96B9B">
        <w:rPr>
          <w:rFonts w:cs="Arial"/>
          <w:noProof/>
          <w:rtl/>
        </w:rPr>
        <w:drawing>
          <wp:inline distT="0" distB="0" distL="0" distR="0" wp14:anchorId="7A3D8BBE" wp14:editId="2DECA807">
            <wp:extent cx="4820285" cy="1072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39" b="21187"/>
                    <a:stretch/>
                  </pic:blipFill>
                  <pic:spPr bwMode="auto">
                    <a:xfrm>
                      <a:off x="0" y="0"/>
                      <a:ext cx="4820420" cy="1072996"/>
                    </a:xfrm>
                    <a:prstGeom prst="rect">
                      <a:avLst/>
                    </a:prstGeom>
                    <a:ln>
                      <a:noFill/>
                    </a:ln>
                    <a:extLst>
                      <a:ext uri="{53640926-AAD7-44D8-BBD7-CCE9431645EC}">
                        <a14:shadowObscured xmlns:a14="http://schemas.microsoft.com/office/drawing/2010/main"/>
                      </a:ext>
                    </a:extLst>
                  </pic:spPr>
                </pic:pic>
              </a:graphicData>
            </a:graphic>
          </wp:inline>
        </w:drawing>
      </w:r>
      <w:r w:rsidR="008611FC">
        <w:rPr>
          <w:rtl/>
        </w:rPr>
        <w:br/>
      </w:r>
      <w:r w:rsidR="008611FC">
        <w:rPr>
          <w:rFonts w:hint="cs"/>
          <w:rtl/>
        </w:rPr>
        <w:t>כדי להריץ את השורה. מסמנים אותה ובתפריט שקובץ בלחיצה על הלחצן הימני של העכבר בוחרים ב-</w:t>
      </w:r>
      <w:r w:rsidR="008611FC">
        <w:t>Execute</w:t>
      </w:r>
      <w:r w:rsidR="008611FC">
        <w:rPr>
          <w:rFonts w:hint="cs"/>
          <w:rtl/>
        </w:rPr>
        <w:t>.</w:t>
      </w:r>
    </w:p>
    <w:p w14:paraId="0612513B" w14:textId="5E31E785" w:rsidR="00E613D5" w:rsidRDefault="00E613D5" w:rsidP="00D96B9B">
      <w:pPr>
        <w:keepNext/>
        <w:keepLines/>
        <w:bidi/>
        <w:spacing w:before="40" w:after="0"/>
        <w:outlineLvl w:val="1"/>
        <w:rPr>
          <w:rtl/>
        </w:rPr>
      </w:pPr>
    </w:p>
    <w:p w14:paraId="6EF212BA" w14:textId="77777777" w:rsidR="00E613D5" w:rsidRDefault="00E613D5" w:rsidP="00E613D5">
      <w:pPr>
        <w:bidi/>
        <w:rPr>
          <w:rtl/>
        </w:rPr>
      </w:pPr>
    </w:p>
    <w:p w14:paraId="5F823FA6" w14:textId="77777777" w:rsidR="00D96B9B" w:rsidRDefault="00D96B9B">
      <w:pPr>
        <w:rPr>
          <w:rFonts w:asciiTheme="majorHAnsi" w:eastAsiaTheme="majorEastAsia" w:hAnsiTheme="majorHAnsi" w:cstheme="majorBidi"/>
          <w:color w:val="2E74B5" w:themeColor="accent1" w:themeShade="BF"/>
          <w:sz w:val="32"/>
          <w:szCs w:val="32"/>
        </w:rPr>
      </w:pPr>
      <w:r>
        <w:br w:type="page"/>
      </w:r>
    </w:p>
    <w:p w14:paraId="70E08D87" w14:textId="3B18C3BB" w:rsidR="009E17DE" w:rsidRDefault="009E17DE" w:rsidP="009E17DE">
      <w:pPr>
        <w:pStyle w:val="Heading1"/>
        <w:bidi/>
      </w:pPr>
      <w:r>
        <w:rPr>
          <w:rFonts w:hint="cs"/>
          <w:rtl/>
        </w:rPr>
        <w:lastRenderedPageBreak/>
        <w:t xml:space="preserve">חלק 2 </w:t>
      </w:r>
      <w:r>
        <w:rPr>
          <w:rtl/>
        </w:rPr>
        <w:t>–</w:t>
      </w:r>
      <w:r>
        <w:rPr>
          <w:rFonts w:hint="cs"/>
          <w:rtl/>
        </w:rPr>
        <w:t xml:space="preserve"> </w:t>
      </w:r>
      <w:proofErr w:type="spellStart"/>
      <w:r>
        <w:rPr>
          <w:rFonts w:hint="cs"/>
          <w:rtl/>
        </w:rPr>
        <w:t>רסטריזציה</w:t>
      </w:r>
      <w:proofErr w:type="spellEnd"/>
      <w:r>
        <w:rPr>
          <w:rFonts w:hint="cs"/>
          <w:rtl/>
        </w:rPr>
        <w:t xml:space="preserve"> של משולשים</w:t>
      </w:r>
      <w:r w:rsidR="00EC3CAC">
        <w:rPr>
          <w:rFonts w:hint="cs"/>
          <w:rtl/>
        </w:rPr>
        <w:t xml:space="preserve"> (27)</w:t>
      </w:r>
    </w:p>
    <w:p w14:paraId="71A26B8D" w14:textId="77777777" w:rsidR="009E17DE" w:rsidRDefault="009E17DE" w:rsidP="009E17DE">
      <w:pPr>
        <w:bidi/>
        <w:rPr>
          <w:rtl/>
        </w:rPr>
      </w:pPr>
    </w:p>
    <w:p w14:paraId="7F04F5A2" w14:textId="2ED61380" w:rsidR="009E17DE" w:rsidRDefault="002C02C4" w:rsidP="009E17DE">
      <w:pPr>
        <w:pStyle w:val="Heading2"/>
        <w:bidi/>
        <w:rPr>
          <w:rtl/>
        </w:rPr>
      </w:pPr>
      <w:r>
        <w:rPr>
          <w:rFonts w:hint="cs"/>
          <w:rtl/>
        </w:rPr>
        <w:t>תרגיל 2</w:t>
      </w:r>
    </w:p>
    <w:p w14:paraId="138555DA" w14:textId="2C46DFA3" w:rsidR="009A08C6" w:rsidRDefault="0081717D" w:rsidP="00165927">
      <w:pPr>
        <w:bidi/>
        <w:rPr>
          <w:rtl/>
        </w:rPr>
      </w:pPr>
      <w:r w:rsidRPr="006B20D9">
        <w:rPr>
          <w:rFonts w:hint="cs"/>
          <w:b/>
          <w:bCs/>
          <w:rtl/>
        </w:rPr>
        <w:t>א</w:t>
      </w:r>
      <w:r w:rsidR="009A08C6" w:rsidRPr="006B20D9">
        <w:rPr>
          <w:rFonts w:hint="cs"/>
          <w:b/>
          <w:bCs/>
          <w:rtl/>
        </w:rPr>
        <w:t xml:space="preserve">. </w:t>
      </w:r>
      <w:r w:rsidR="006B20D9" w:rsidRPr="006B20D9">
        <w:rPr>
          <w:rFonts w:hint="cs"/>
          <w:b/>
          <w:bCs/>
          <w:rtl/>
        </w:rPr>
        <w:t xml:space="preserve">המתודה </w:t>
      </w:r>
      <w:proofErr w:type="spellStart"/>
      <w:r w:rsidR="006B20D9" w:rsidRPr="006B20D9">
        <w:rPr>
          <w:b/>
          <w:bCs/>
        </w:rPr>
        <w:t>calcBoundingBox</w:t>
      </w:r>
      <w:proofErr w:type="spellEnd"/>
      <w:r w:rsidR="00600F0F">
        <w:rPr>
          <w:rFonts w:hint="cs"/>
          <w:b/>
          <w:bCs/>
          <w:rtl/>
        </w:rPr>
        <w:t xml:space="preserve"> (9)</w:t>
      </w:r>
      <w:r w:rsidR="006B20D9">
        <w:rPr>
          <w:rtl/>
        </w:rPr>
        <w:br/>
      </w:r>
      <w:r w:rsidR="00A7558F">
        <w:rPr>
          <w:rFonts w:hint="cs"/>
          <w:rtl/>
        </w:rPr>
        <w:t xml:space="preserve">השלימו </w:t>
      </w:r>
      <w:r w:rsidR="009A08C6">
        <w:rPr>
          <w:rFonts w:hint="cs"/>
          <w:rtl/>
        </w:rPr>
        <w:t>את המתודה</w:t>
      </w:r>
      <w:r w:rsidR="00A7558F">
        <w:rPr>
          <w:rFonts w:hint="cs"/>
          <w:rtl/>
        </w:rPr>
        <w:t xml:space="preserve"> הריקה </w:t>
      </w:r>
      <w:proofErr w:type="spellStart"/>
      <w:r w:rsidR="00165927" w:rsidRPr="00165927">
        <w:t>calcBoundingBox</w:t>
      </w:r>
      <w:proofErr w:type="spellEnd"/>
      <w:r w:rsidR="009A08C6">
        <w:rPr>
          <w:rFonts w:hint="cs"/>
          <w:rtl/>
        </w:rPr>
        <w:t xml:space="preserve"> שבהינתן שלוש נקודות של פאה, מחזירה את המלבן </w:t>
      </w:r>
      <w:r w:rsidR="00A7558F">
        <w:rPr>
          <w:rFonts w:hint="cs"/>
          <w:rtl/>
        </w:rPr>
        <w:t>החוסם של הפאה.</w:t>
      </w:r>
      <w:r w:rsidR="00165927">
        <w:rPr>
          <w:rFonts w:hint="cs"/>
          <w:rtl/>
        </w:rPr>
        <w:t xml:space="preserve"> המתודה מחזירה את המלבן החוסם </w:t>
      </w:r>
      <w:proofErr w:type="spellStart"/>
      <w:r w:rsidR="00165927">
        <w:rPr>
          <w:rFonts w:hint="cs"/>
          <w:rtl/>
        </w:rPr>
        <w:t>כוקטור</w:t>
      </w:r>
      <w:proofErr w:type="spellEnd"/>
      <w:r w:rsidR="00165927">
        <w:rPr>
          <w:rFonts w:hint="cs"/>
          <w:rtl/>
        </w:rPr>
        <w:t xml:space="preserve"> </w:t>
      </w:r>
      <w:r w:rsidR="00165927">
        <w:t>Vector4i</w:t>
      </w:r>
      <w:r w:rsidR="00165927">
        <w:rPr>
          <w:rFonts w:hint="cs"/>
          <w:rtl/>
        </w:rPr>
        <w:t xml:space="preserve">. הרכיב הראשון </w:t>
      </w:r>
      <w:proofErr w:type="spellStart"/>
      <w:r w:rsidR="00165927">
        <w:rPr>
          <w:rFonts w:hint="cs"/>
          <w:rtl/>
        </w:rPr>
        <w:t>בוקטור</w:t>
      </w:r>
      <w:proofErr w:type="spellEnd"/>
      <w:r w:rsidR="00165927">
        <w:rPr>
          <w:rFonts w:hint="cs"/>
          <w:rtl/>
        </w:rPr>
        <w:t xml:space="preserve"> הוא </w:t>
      </w:r>
      <w:r w:rsidR="00165927">
        <w:t>minx</w:t>
      </w:r>
      <w:r w:rsidR="00165927">
        <w:rPr>
          <w:rFonts w:hint="cs"/>
          <w:rtl/>
        </w:rPr>
        <w:t xml:space="preserve">, השני </w:t>
      </w:r>
      <w:proofErr w:type="spellStart"/>
      <w:r w:rsidR="00165927">
        <w:t>maxX</w:t>
      </w:r>
      <w:proofErr w:type="spellEnd"/>
      <w:r w:rsidR="00165927">
        <w:rPr>
          <w:rFonts w:hint="cs"/>
          <w:rtl/>
        </w:rPr>
        <w:t xml:space="preserve">, השלישי </w:t>
      </w:r>
      <w:proofErr w:type="spellStart"/>
      <w:r w:rsidR="00165927">
        <w:t>minY</w:t>
      </w:r>
      <w:proofErr w:type="spellEnd"/>
      <w:r w:rsidR="00165927">
        <w:rPr>
          <w:rFonts w:hint="cs"/>
          <w:rtl/>
        </w:rPr>
        <w:t xml:space="preserve">, והרביעי </w:t>
      </w:r>
      <w:proofErr w:type="spellStart"/>
      <w:r w:rsidR="00165927">
        <w:t>maxY</w:t>
      </w:r>
      <w:proofErr w:type="spellEnd"/>
      <w:r w:rsidR="00165927">
        <w:rPr>
          <w:rFonts w:hint="cs"/>
          <w:rtl/>
        </w:rPr>
        <w:t xml:space="preserve"> בהתאם לתרשים הבא. </w:t>
      </w:r>
      <w:proofErr w:type="spellStart"/>
      <w:r w:rsidR="00165927">
        <w:rPr>
          <w:rFonts w:hint="cs"/>
          <w:rtl/>
        </w:rPr>
        <w:t>בידקו</w:t>
      </w:r>
      <w:proofErr w:type="spellEnd"/>
      <w:r w:rsidR="00165927">
        <w:rPr>
          <w:rFonts w:hint="cs"/>
          <w:rtl/>
        </w:rPr>
        <w:t xml:space="preserve"> את המתודה בעזרת מתודת בדיקות היחידה שלה במחלקה </w:t>
      </w:r>
      <w:proofErr w:type="spellStart"/>
      <w:r w:rsidR="00165927">
        <w:t>UnitTest</w:t>
      </w:r>
      <w:proofErr w:type="spellEnd"/>
      <w:r w:rsidR="00165927">
        <w:rPr>
          <w:rFonts w:hint="cs"/>
          <w:rtl/>
        </w:rPr>
        <w:t>.</w:t>
      </w:r>
    </w:p>
    <w:p w14:paraId="2E94D0D8" w14:textId="7962398B" w:rsidR="00165927" w:rsidRDefault="0081717D" w:rsidP="00165927">
      <w:pPr>
        <w:bidi/>
        <w:rPr>
          <w:rtl/>
        </w:rPr>
      </w:pPr>
      <w:r>
        <w:rPr>
          <w:noProof/>
        </w:rPr>
        <w:drawing>
          <wp:inline distT="0" distB="0" distL="0" distR="0" wp14:anchorId="42979BBE" wp14:editId="600C8111">
            <wp:extent cx="1249243" cy="9279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8754" cy="949902"/>
                    </a:xfrm>
                    <a:prstGeom prst="rect">
                      <a:avLst/>
                    </a:prstGeom>
                    <a:noFill/>
                  </pic:spPr>
                </pic:pic>
              </a:graphicData>
            </a:graphic>
          </wp:inline>
        </w:drawing>
      </w:r>
    </w:p>
    <w:p w14:paraId="67882BEA" w14:textId="77777777" w:rsidR="005D0FC6" w:rsidRDefault="0081717D" w:rsidP="00600F0F">
      <w:pPr>
        <w:bidi/>
      </w:pPr>
      <w:r w:rsidRPr="006B20D9">
        <w:rPr>
          <w:rFonts w:hint="cs"/>
          <w:b/>
          <w:bCs/>
          <w:rtl/>
        </w:rPr>
        <w:t>ב.</w:t>
      </w:r>
      <w:r w:rsidR="002E52D5" w:rsidRPr="006B20D9">
        <w:rPr>
          <w:rFonts w:hint="cs"/>
          <w:b/>
          <w:bCs/>
          <w:rtl/>
        </w:rPr>
        <w:t xml:space="preserve"> </w:t>
      </w:r>
      <w:proofErr w:type="spellStart"/>
      <w:r w:rsidR="006B20D9" w:rsidRPr="006B20D9">
        <w:rPr>
          <w:rFonts w:hint="cs"/>
          <w:b/>
          <w:bCs/>
          <w:rtl/>
        </w:rPr>
        <w:t>תירגול</w:t>
      </w:r>
      <w:proofErr w:type="spellEnd"/>
      <w:r w:rsidR="006B20D9" w:rsidRPr="006B20D9">
        <w:rPr>
          <w:rFonts w:hint="cs"/>
          <w:b/>
          <w:bCs/>
          <w:rtl/>
        </w:rPr>
        <w:t xml:space="preserve"> ידני של </w:t>
      </w:r>
      <w:proofErr w:type="spellStart"/>
      <w:r w:rsidR="006B20D9" w:rsidRPr="006B20D9">
        <w:rPr>
          <w:rFonts w:hint="cs"/>
          <w:b/>
          <w:bCs/>
          <w:rtl/>
        </w:rPr>
        <w:t>קאורדינטות</w:t>
      </w:r>
      <w:proofErr w:type="spellEnd"/>
      <w:r w:rsidR="006B20D9" w:rsidRPr="006B20D9">
        <w:rPr>
          <w:rFonts w:hint="cs"/>
          <w:b/>
          <w:bCs/>
          <w:rtl/>
        </w:rPr>
        <w:t xml:space="preserve"> </w:t>
      </w:r>
      <w:proofErr w:type="spellStart"/>
      <w:r w:rsidR="006B20D9" w:rsidRPr="006B20D9">
        <w:rPr>
          <w:rFonts w:hint="cs"/>
          <w:b/>
          <w:bCs/>
          <w:rtl/>
        </w:rPr>
        <w:t>בריסנטריות</w:t>
      </w:r>
      <w:proofErr w:type="spellEnd"/>
      <w:r w:rsidR="00600F0F">
        <w:rPr>
          <w:rFonts w:hint="cs"/>
          <w:b/>
          <w:bCs/>
          <w:rtl/>
        </w:rPr>
        <w:t xml:space="preserve"> </w:t>
      </w:r>
      <w:r w:rsidR="006B20D9" w:rsidRPr="006B20D9">
        <w:rPr>
          <w:b/>
          <w:bCs/>
          <w:rtl/>
        </w:rPr>
        <w:br/>
      </w:r>
      <w:r w:rsidR="002E52D5">
        <w:rPr>
          <w:rFonts w:hint="cs"/>
          <w:rtl/>
        </w:rPr>
        <w:t xml:space="preserve">ציירו לכם על דף את המשולש עם הנקודות הבאות: </w:t>
      </w:r>
      <w:r w:rsidR="002E52D5">
        <w:t>(5,1), (10,3), (7,4)</w:t>
      </w:r>
      <w:r w:rsidR="002E52D5">
        <w:rPr>
          <w:rFonts w:hint="cs"/>
          <w:rtl/>
        </w:rPr>
        <w:t xml:space="preserve">, ואת הנקודה </w:t>
      </w:r>
      <w:r w:rsidR="002E52D5">
        <w:t>(7,2)</w:t>
      </w:r>
      <w:r w:rsidR="002E52D5">
        <w:rPr>
          <w:rFonts w:hint="cs"/>
          <w:rtl/>
        </w:rPr>
        <w:t xml:space="preserve"> והנקודה </w:t>
      </w:r>
      <w:r w:rsidR="002E52D5">
        <w:t>(7,1)</w:t>
      </w:r>
      <w:r w:rsidR="002E52D5">
        <w:rPr>
          <w:rFonts w:hint="cs"/>
          <w:rtl/>
        </w:rPr>
        <w:t xml:space="preserve">. נסו להעריך את </w:t>
      </w:r>
      <w:proofErr w:type="spellStart"/>
      <w:r w:rsidR="002E52D5">
        <w:rPr>
          <w:rFonts w:hint="cs"/>
          <w:rtl/>
        </w:rPr>
        <w:t>הקאורדינטות</w:t>
      </w:r>
      <w:proofErr w:type="spellEnd"/>
      <w:r w:rsidR="002E52D5">
        <w:rPr>
          <w:rFonts w:hint="cs"/>
          <w:rtl/>
        </w:rPr>
        <w:t xml:space="preserve"> </w:t>
      </w:r>
      <w:proofErr w:type="spellStart"/>
      <w:r w:rsidR="002E52D5">
        <w:rPr>
          <w:rFonts w:hint="cs"/>
          <w:rtl/>
        </w:rPr>
        <w:t>הבריסנטריות</w:t>
      </w:r>
      <w:proofErr w:type="spellEnd"/>
      <w:r w:rsidR="002E52D5">
        <w:rPr>
          <w:rFonts w:hint="cs"/>
          <w:rtl/>
        </w:rPr>
        <w:t xml:space="preserve"> של הנקודות האלו ביחס למשולש.</w:t>
      </w:r>
    </w:p>
    <w:p w14:paraId="0226082C" w14:textId="1CA344C6" w:rsidR="005D0FC6" w:rsidRPr="005D0FC6" w:rsidRDefault="005D0FC6" w:rsidP="005D0FC6">
      <w:pPr>
        <w:bidi/>
        <w:rPr>
          <w:ins w:id="0" w:author="אלעד גולדנברג" w:date="2025-06-12T20:15:00Z"/>
        </w:rPr>
      </w:pPr>
      <w:ins w:id="1" w:author="אלעד גולדנברג" w:date="2025-06-12T20:15:00Z" w16du:dateUtc="2025-06-12T17:15:00Z">
        <w:r>
          <w:rPr>
            <w:rFonts w:hint="cs"/>
            <w:rtl/>
          </w:rPr>
          <w:t xml:space="preserve">הקואורדינטות </w:t>
        </w:r>
        <w:proofErr w:type="spellStart"/>
        <w:r>
          <w:rPr>
            <w:rFonts w:hint="cs"/>
            <w:rtl/>
          </w:rPr>
          <w:t>הבריסנטריות</w:t>
        </w:r>
        <w:proofErr w:type="spellEnd"/>
        <w:r>
          <w:rPr>
            <w:rFonts w:hint="cs"/>
            <w:rtl/>
          </w:rPr>
          <w:t xml:space="preserve"> הן </w:t>
        </w:r>
      </w:ins>
      <w:ins w:id="2" w:author="אלעד גולדנברג" w:date="2025-06-12T20:15:00Z">
        <w:r w:rsidRPr="005D0FC6">
          <w:t>Alpha:0.09, Beta:0.36, Gamma:0.55.</w:t>
        </w:r>
      </w:ins>
    </w:p>
    <w:p w14:paraId="20CDB18E" w14:textId="5BB334A3" w:rsidR="00614983" w:rsidRDefault="005D0FC6" w:rsidP="005D0FC6">
      <w:pPr>
        <w:bidi/>
        <w:rPr>
          <w:rtl/>
        </w:rPr>
      </w:pPr>
      <w:ins w:id="3" w:author="אלעד גולדנברג" w:date="2025-06-12T20:17:00Z" w16du:dateUtc="2025-06-12T17:17:00Z">
        <w:r w:rsidRPr="005D0FC6">
          <w:rPr>
            <w:rFonts w:cs="Arial"/>
            <w:rtl/>
          </w:rPr>
          <w:drawing>
            <wp:anchor distT="0" distB="0" distL="114300" distR="114300" simplePos="0" relativeHeight="251658240" behindDoc="0" locked="0" layoutInCell="1" allowOverlap="1" wp14:anchorId="23766DBF" wp14:editId="04F74402">
              <wp:simplePos x="0" y="0"/>
              <wp:positionH relativeFrom="margin">
                <wp:align>center</wp:align>
              </wp:positionH>
              <wp:positionV relativeFrom="paragraph">
                <wp:posOffset>274955</wp:posOffset>
              </wp:positionV>
              <wp:extent cx="3968750" cy="1881505"/>
              <wp:effectExtent l="0" t="0" r="0" b="4445"/>
              <wp:wrapTopAndBottom/>
              <wp:docPr id="1174094236" name="Picture 1" descr="A graph of a triangle with a lin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4236" name="Picture 1" descr="A graph of a triangle with a line and points&#10;&#10;AI-generated content may be incorrect."/>
                      <pic:cNvPicPr/>
                    </pic:nvPicPr>
                    <pic:blipFill rotWithShape="1">
                      <a:blip r:embed="rId12">
                        <a:extLst>
                          <a:ext uri="{28A0092B-C50C-407E-A947-70E740481C1C}">
                            <a14:useLocalDpi xmlns:a14="http://schemas.microsoft.com/office/drawing/2010/main" val="0"/>
                          </a:ext>
                        </a:extLst>
                      </a:blip>
                      <a:srcRect l="2000" t="6316" r="3259" b="19399"/>
                      <a:stretch/>
                    </pic:blipFill>
                    <pic:spPr bwMode="auto">
                      <a:xfrm>
                        <a:off x="0" y="0"/>
                        <a:ext cx="3968750" cy="1881505"/>
                      </a:xfrm>
                      <a:prstGeom prst="rect">
                        <a:avLst/>
                      </a:prstGeom>
                      <a:ln>
                        <a:noFill/>
                      </a:ln>
                      <a:extLst>
                        <a:ext uri="{53640926-AAD7-44D8-BBD7-CCE9431645EC}">
                          <a14:shadowObscured xmlns:a14="http://schemas.microsoft.com/office/drawing/2010/main"/>
                        </a:ext>
                      </a:extLst>
                    </pic:spPr>
                  </pic:pic>
                </a:graphicData>
              </a:graphic>
            </wp:anchor>
          </w:drawing>
        </w:r>
      </w:ins>
      <w:ins w:id="4" w:author="אלעד גולדנברג" w:date="2025-06-12T20:15:00Z" w16du:dateUtc="2025-06-12T17:15:00Z">
        <w:r>
          <w:rPr>
            <w:rFonts w:hint="cs"/>
            <w:rtl/>
          </w:rPr>
          <w:t>ולכן הנקודה בתוך המשולש</w:t>
        </w:r>
      </w:ins>
      <w:ins w:id="5" w:author="אלעד גולדנברג" w:date="2025-06-12T20:17:00Z" w16du:dateUtc="2025-06-12T17:17:00Z">
        <w:r>
          <w:t xml:space="preserve"> </w:t>
        </w:r>
      </w:ins>
      <w:r w:rsidR="00614983">
        <w:rPr>
          <w:rtl/>
        </w:rPr>
        <w:br/>
      </w:r>
      <w:r w:rsidR="002E52D5">
        <w:br/>
      </w:r>
      <w:r w:rsidR="00614983" w:rsidRPr="006B20D9">
        <w:rPr>
          <w:rFonts w:hint="cs"/>
          <w:b/>
          <w:bCs/>
          <w:rtl/>
        </w:rPr>
        <w:t xml:space="preserve">ג. </w:t>
      </w:r>
      <w:r w:rsidR="006B20D9" w:rsidRPr="006B20D9">
        <w:rPr>
          <w:rFonts w:hint="cs"/>
          <w:b/>
          <w:bCs/>
          <w:rtl/>
        </w:rPr>
        <w:t xml:space="preserve">הבנה של המחלקה </w:t>
      </w:r>
      <w:proofErr w:type="spellStart"/>
      <w:r w:rsidR="006B20D9" w:rsidRPr="006B20D9">
        <w:rPr>
          <w:b/>
          <w:bCs/>
        </w:rPr>
        <w:t>BarycentricCoordinates</w:t>
      </w:r>
      <w:proofErr w:type="spellEnd"/>
      <w:r w:rsidR="006B20D9" w:rsidRPr="006B20D9">
        <w:rPr>
          <w:rFonts w:hint="cs"/>
          <w:b/>
          <w:bCs/>
          <w:rtl/>
        </w:rPr>
        <w:t xml:space="preserve"> ודרך השימוש בה</w:t>
      </w:r>
      <w:r w:rsidR="00600F0F">
        <w:rPr>
          <w:rFonts w:hint="cs"/>
          <w:b/>
          <w:bCs/>
          <w:rtl/>
        </w:rPr>
        <w:t xml:space="preserve"> (10)</w:t>
      </w:r>
      <w:r w:rsidR="006B20D9">
        <w:rPr>
          <w:rtl/>
        </w:rPr>
        <w:br/>
      </w:r>
      <w:r w:rsidR="002E52D5">
        <w:rPr>
          <w:rFonts w:hint="cs"/>
          <w:rtl/>
        </w:rPr>
        <w:t xml:space="preserve">אחרי שעשיתם </w:t>
      </w:r>
      <w:r w:rsidR="00614983">
        <w:rPr>
          <w:rFonts w:hint="cs"/>
          <w:rtl/>
        </w:rPr>
        <w:t xml:space="preserve">את סעיף ב, נבצע את אותם חישובים בעזרת המחלקה </w:t>
      </w:r>
      <w:proofErr w:type="spellStart"/>
      <w:r w:rsidR="00614983" w:rsidRPr="0081717D">
        <w:t>BarycentricCoordinates</w:t>
      </w:r>
      <w:proofErr w:type="spellEnd"/>
      <w:r w:rsidR="00614983">
        <w:rPr>
          <w:rFonts w:hint="cs"/>
          <w:rtl/>
        </w:rPr>
        <w:t>.</w:t>
      </w:r>
      <w:r w:rsidR="002E52D5">
        <w:rPr>
          <w:rFonts w:hint="cs"/>
          <w:rtl/>
        </w:rPr>
        <w:t xml:space="preserve"> </w:t>
      </w:r>
      <w:r w:rsidR="00614983">
        <w:rPr>
          <w:rFonts w:hint="cs"/>
          <w:rtl/>
        </w:rPr>
        <w:t xml:space="preserve">התחילו מלקרוא ולהבין את המחלקה </w:t>
      </w:r>
      <w:proofErr w:type="spellStart"/>
      <w:r w:rsidR="00614983" w:rsidRPr="0081717D">
        <w:t>BarycentricCoordinates</w:t>
      </w:r>
      <w:proofErr w:type="spellEnd"/>
      <w:r w:rsidR="00614983">
        <w:rPr>
          <w:rFonts w:hint="cs"/>
          <w:rtl/>
        </w:rPr>
        <w:t xml:space="preserve"> שבחבילה </w:t>
      </w:r>
      <w:proofErr w:type="spellStart"/>
      <w:r w:rsidR="00614983">
        <w:t>your_code</w:t>
      </w:r>
      <w:proofErr w:type="spellEnd"/>
      <w:r w:rsidR="00B800D9">
        <w:rPr>
          <w:rFonts w:hint="cs"/>
          <w:rtl/>
        </w:rPr>
        <w:t xml:space="preserve">. </w:t>
      </w:r>
      <w:r w:rsidR="00743D7A">
        <w:rPr>
          <w:rFonts w:hint="cs"/>
          <w:rtl/>
        </w:rPr>
        <w:t xml:space="preserve">התמקדו בשדות של המחלקה, במתודות: הבנאי,  </w:t>
      </w:r>
      <w:proofErr w:type="spellStart"/>
      <w:r w:rsidR="00743D7A" w:rsidRPr="00743D7A">
        <w:t>calcCoordinatesForPoint</w:t>
      </w:r>
      <w:proofErr w:type="spellEnd"/>
      <w:r w:rsidR="00743D7A">
        <w:rPr>
          <w:rFonts w:hint="cs"/>
          <w:rtl/>
        </w:rPr>
        <w:t xml:space="preserve">, </w:t>
      </w:r>
      <w:proofErr w:type="spellStart"/>
      <w:r w:rsidR="00743D7A" w:rsidRPr="00743D7A">
        <w:t>isPointInside</w:t>
      </w:r>
      <w:proofErr w:type="spellEnd"/>
      <w:r w:rsidR="00743D7A">
        <w:rPr>
          <w:rFonts w:hint="cs"/>
          <w:rtl/>
        </w:rPr>
        <w:t>, ו-</w:t>
      </w:r>
      <w:proofErr w:type="spellStart"/>
      <w:r w:rsidR="00743D7A" w:rsidRPr="00743D7A">
        <w:t>toString</w:t>
      </w:r>
      <w:proofErr w:type="spellEnd"/>
      <w:r w:rsidR="00743D7A">
        <w:rPr>
          <w:rFonts w:hint="cs"/>
          <w:rtl/>
        </w:rPr>
        <w:t xml:space="preserve"> ובמתודות העזר הפרטיות: </w:t>
      </w:r>
      <w:r w:rsidR="00743D7A" w:rsidRPr="00743D7A">
        <w:t>lineFrom2Points</w:t>
      </w:r>
      <w:r w:rsidR="00743D7A">
        <w:rPr>
          <w:rFonts w:cs="Arial" w:hint="cs"/>
          <w:rtl/>
        </w:rPr>
        <w:t xml:space="preserve">, </w:t>
      </w:r>
      <w:proofErr w:type="spellStart"/>
      <w:r w:rsidR="00743D7A" w:rsidRPr="00743D7A">
        <w:rPr>
          <w:rFonts w:cs="Arial"/>
        </w:rPr>
        <w:t>semiDistanceOfPointFromLine</w:t>
      </w:r>
      <w:proofErr w:type="spellEnd"/>
      <w:r w:rsidR="00743D7A" w:rsidRPr="00743D7A">
        <w:rPr>
          <w:rFonts w:cs="Arial" w:hint="cs"/>
          <w:rtl/>
        </w:rPr>
        <w:t xml:space="preserve"> </w:t>
      </w:r>
      <w:r w:rsidR="00743D7A">
        <w:rPr>
          <w:rFonts w:hint="cs"/>
          <w:rtl/>
        </w:rPr>
        <w:t>(במתודות שעוסקות באינטרפולציה נתמקד בהמשך).</w:t>
      </w:r>
      <w:r w:rsidR="00743D7A">
        <w:br/>
      </w:r>
      <w:r w:rsidR="00614983">
        <w:rPr>
          <w:rFonts w:hint="cs"/>
          <w:rtl/>
        </w:rPr>
        <w:t xml:space="preserve">במתודה </w:t>
      </w:r>
      <w:r w:rsidR="00614983">
        <w:t>main</w:t>
      </w:r>
      <w:r w:rsidR="00614983">
        <w:rPr>
          <w:rFonts w:hint="cs"/>
          <w:rtl/>
        </w:rPr>
        <w:t xml:space="preserve"> של המחלקה הזו הוסיפו קוד שמחשב את</w:t>
      </w:r>
      <w:r w:rsidR="002E52D5">
        <w:rPr>
          <w:rFonts w:hint="cs"/>
          <w:rtl/>
        </w:rPr>
        <w:t xml:space="preserve"> </w:t>
      </w:r>
      <w:proofErr w:type="spellStart"/>
      <w:r w:rsidR="002E52D5">
        <w:rPr>
          <w:rFonts w:hint="cs"/>
          <w:rtl/>
        </w:rPr>
        <w:t>הקאורדינטות</w:t>
      </w:r>
      <w:proofErr w:type="spellEnd"/>
      <w:r w:rsidR="002E52D5">
        <w:rPr>
          <w:rFonts w:hint="cs"/>
          <w:rtl/>
        </w:rPr>
        <w:t xml:space="preserve"> </w:t>
      </w:r>
      <w:proofErr w:type="spellStart"/>
      <w:r w:rsidR="002E52D5">
        <w:rPr>
          <w:rFonts w:hint="cs"/>
          <w:rtl/>
        </w:rPr>
        <w:t>הבריסנטריות</w:t>
      </w:r>
      <w:proofErr w:type="spellEnd"/>
      <w:r w:rsidR="002E52D5">
        <w:rPr>
          <w:rFonts w:hint="cs"/>
          <w:rtl/>
        </w:rPr>
        <w:t xml:space="preserve"> של הנקודות ביחס למשולש והאם </w:t>
      </w:r>
      <w:r w:rsidR="00C45E18">
        <w:rPr>
          <w:rFonts w:hint="cs"/>
          <w:rtl/>
        </w:rPr>
        <w:t xml:space="preserve">הנקודות בתוך המשולש או מחוצה לו. שימו לב שהבנאי מקבל נקודות תלת </w:t>
      </w:r>
      <w:proofErr w:type="spellStart"/>
      <w:r w:rsidR="00C45E18">
        <w:rPr>
          <w:rFonts w:hint="cs"/>
          <w:rtl/>
        </w:rPr>
        <w:t>מימדיות</w:t>
      </w:r>
      <w:proofErr w:type="spellEnd"/>
      <w:r w:rsidR="00C45E18">
        <w:rPr>
          <w:rFonts w:hint="cs"/>
          <w:rtl/>
        </w:rPr>
        <w:t xml:space="preserve">, אך לצורך חישוב </w:t>
      </w:r>
      <w:proofErr w:type="spellStart"/>
      <w:r w:rsidR="00C45E18">
        <w:rPr>
          <w:rFonts w:hint="cs"/>
          <w:rtl/>
        </w:rPr>
        <w:t>הקאורדינטות</w:t>
      </w:r>
      <w:proofErr w:type="spellEnd"/>
      <w:r w:rsidR="00C45E18">
        <w:rPr>
          <w:rFonts w:hint="cs"/>
          <w:rtl/>
        </w:rPr>
        <w:t xml:space="preserve"> </w:t>
      </w:r>
      <w:proofErr w:type="spellStart"/>
      <w:r w:rsidR="00C45E18">
        <w:rPr>
          <w:rFonts w:hint="cs"/>
          <w:rtl/>
        </w:rPr>
        <w:t>הבריסנטריות</w:t>
      </w:r>
      <w:proofErr w:type="spellEnd"/>
      <w:r w:rsidR="00C45E18">
        <w:rPr>
          <w:rFonts w:hint="cs"/>
          <w:rtl/>
        </w:rPr>
        <w:t xml:space="preserve"> הוא מתעלם מרכיב </w:t>
      </w:r>
      <w:r w:rsidR="00C45E18">
        <w:t>z</w:t>
      </w:r>
      <w:r w:rsidR="00C45E18">
        <w:rPr>
          <w:rFonts w:hint="cs"/>
          <w:rtl/>
        </w:rPr>
        <w:t>, אז התעלמו ממנו.</w:t>
      </w:r>
    </w:p>
    <w:p w14:paraId="4F03DC74" w14:textId="01E2E12E" w:rsidR="000D28C4" w:rsidRDefault="00614983" w:rsidP="00614983">
      <w:pPr>
        <w:bidi/>
        <w:rPr>
          <w:rtl/>
        </w:rPr>
      </w:pPr>
      <w:r w:rsidRPr="006B20D9">
        <w:rPr>
          <w:rFonts w:hint="cs"/>
          <w:b/>
          <w:bCs/>
          <w:rtl/>
        </w:rPr>
        <w:t>ד.</w:t>
      </w:r>
      <w:r w:rsidR="0091561C" w:rsidRPr="006B20D9">
        <w:rPr>
          <w:rFonts w:hint="cs"/>
          <w:b/>
          <w:bCs/>
          <w:rtl/>
        </w:rPr>
        <w:t xml:space="preserve"> </w:t>
      </w:r>
      <w:r w:rsidR="006B20D9" w:rsidRPr="006B20D9">
        <w:rPr>
          <w:rFonts w:hint="cs"/>
          <w:b/>
          <w:bCs/>
          <w:rtl/>
        </w:rPr>
        <w:t>לולאה על כל הפיקסלים של המלבן החוסם ותנאי על הפיקסלים שבתוך הפאה</w:t>
      </w:r>
      <w:r w:rsidR="00EC3CAC">
        <w:rPr>
          <w:rFonts w:hint="cs"/>
          <w:b/>
          <w:bCs/>
          <w:rtl/>
        </w:rPr>
        <w:t xml:space="preserve"> (7 מלבד הקוד שצריך להעתיק מלמטה)</w:t>
      </w:r>
      <w:r w:rsidR="006B20D9">
        <w:rPr>
          <w:rtl/>
        </w:rPr>
        <w:br/>
      </w:r>
      <w:r w:rsidR="002C02C4">
        <w:rPr>
          <w:rFonts w:hint="cs"/>
          <w:rtl/>
        </w:rPr>
        <w:lastRenderedPageBreak/>
        <w:t xml:space="preserve">בתרגיל הקודם מימשנו </w:t>
      </w:r>
      <w:proofErr w:type="spellStart"/>
      <w:r w:rsidR="0033746E">
        <w:rPr>
          <w:rFonts w:hint="cs"/>
          <w:rtl/>
        </w:rPr>
        <w:t>רסטריזציה</w:t>
      </w:r>
      <w:proofErr w:type="spellEnd"/>
      <w:r w:rsidR="0033746E">
        <w:rPr>
          <w:rFonts w:hint="cs"/>
          <w:rtl/>
        </w:rPr>
        <w:t xml:space="preserve"> של קוים תחת התנאי של תצוגה מסוג </w:t>
      </w:r>
      <w:r w:rsidR="0033746E" w:rsidRPr="002C02C4">
        <w:rPr>
          <w:b/>
          <w:bCs/>
          <w:i/>
          <w:iCs/>
        </w:rPr>
        <w:t>FACE_EDGES</w:t>
      </w:r>
      <w:r w:rsidR="0033746E">
        <w:rPr>
          <w:rFonts w:hint="cs"/>
          <w:b/>
          <w:bCs/>
          <w:i/>
          <w:iCs/>
          <w:rtl/>
        </w:rPr>
        <w:t xml:space="preserve"> </w:t>
      </w:r>
      <w:r w:rsidR="0033746E">
        <w:rPr>
          <w:rFonts w:hint="cs"/>
          <w:rtl/>
        </w:rPr>
        <w:t xml:space="preserve">במתודה </w:t>
      </w:r>
      <w:del w:id="6" w:author="אלעד גולדנברג" w:date="2025-06-12T20:19:00Z" w16du:dateUtc="2025-06-12T17:19:00Z">
        <w:r w:rsidR="0033746E" w:rsidRPr="0033746E" w:rsidDel="005D0FC6">
          <w:delText>faceProcessing</w:delText>
        </w:r>
      </w:del>
      <w:ins w:id="7" w:author="אלעד גולדנברג" w:date="2025-06-12T20:19:00Z" w16du:dateUtc="2025-06-12T17:19:00Z">
        <w:r w:rsidR="005D0FC6">
          <w:t xml:space="preserve"> rasterization</w:t>
        </w:r>
      </w:ins>
      <w:r w:rsidR="0033746E">
        <w:rPr>
          <w:rFonts w:hint="cs"/>
          <w:b/>
          <w:bCs/>
          <w:i/>
          <w:iCs/>
          <w:rtl/>
        </w:rPr>
        <w:t xml:space="preserve">. </w:t>
      </w:r>
      <w:r w:rsidR="0033746E">
        <w:rPr>
          <w:rFonts w:hint="cs"/>
          <w:rtl/>
        </w:rPr>
        <w:t xml:space="preserve">כל סוגי התצוגה שנממש בהמשך משתמשים </w:t>
      </w:r>
      <w:proofErr w:type="spellStart"/>
      <w:r w:rsidR="0033746E">
        <w:rPr>
          <w:rFonts w:hint="cs"/>
          <w:rtl/>
        </w:rPr>
        <w:t>ברסטריזציה</w:t>
      </w:r>
      <w:proofErr w:type="spellEnd"/>
      <w:r w:rsidR="0033746E">
        <w:rPr>
          <w:rFonts w:hint="cs"/>
          <w:rtl/>
        </w:rPr>
        <w:t xml:space="preserve"> </w:t>
      </w:r>
      <w:r w:rsidR="0076522E">
        <w:rPr>
          <w:rFonts w:hint="cs"/>
          <w:rtl/>
        </w:rPr>
        <w:t xml:space="preserve">של פאות משולשות </w:t>
      </w:r>
      <w:r w:rsidR="0033746E">
        <w:rPr>
          <w:rFonts w:hint="cs"/>
          <w:rtl/>
        </w:rPr>
        <w:t xml:space="preserve">ולכן נממש את </w:t>
      </w:r>
      <w:proofErr w:type="spellStart"/>
      <w:r w:rsidR="0033746E">
        <w:rPr>
          <w:rFonts w:hint="cs"/>
          <w:rtl/>
        </w:rPr>
        <w:t>הרסטריזציה</w:t>
      </w:r>
      <w:proofErr w:type="spellEnd"/>
      <w:r w:rsidR="0033746E">
        <w:rPr>
          <w:rFonts w:hint="cs"/>
          <w:rtl/>
        </w:rPr>
        <w:t xml:space="preserve"> </w:t>
      </w:r>
      <w:r w:rsidR="0076522E">
        <w:rPr>
          <w:rFonts w:hint="cs"/>
          <w:rtl/>
        </w:rPr>
        <w:t xml:space="preserve">של פאות משולשות </w:t>
      </w:r>
      <w:r w:rsidR="0033746E">
        <w:rPr>
          <w:rFonts w:hint="cs"/>
          <w:rtl/>
        </w:rPr>
        <w:t>בחלק של ה-</w:t>
      </w:r>
      <w:r w:rsidR="0033746E">
        <w:t>else</w:t>
      </w:r>
      <w:r w:rsidR="0033746E">
        <w:rPr>
          <w:rFonts w:hint="cs"/>
          <w:rtl/>
        </w:rPr>
        <w:t xml:space="preserve"> לתנאי של תצוגה מסוג </w:t>
      </w:r>
      <w:r w:rsidR="0033746E" w:rsidRPr="002C02C4">
        <w:rPr>
          <w:b/>
          <w:bCs/>
          <w:i/>
          <w:iCs/>
        </w:rPr>
        <w:t>FACE_EDGES</w:t>
      </w:r>
      <w:r w:rsidR="0033746E">
        <w:rPr>
          <w:rFonts w:hint="cs"/>
          <w:rtl/>
        </w:rPr>
        <w:t>.</w:t>
      </w:r>
    </w:p>
    <w:p w14:paraId="1C0EDAE1" w14:textId="7B150391" w:rsidR="0033746E" w:rsidRDefault="009A08C6" w:rsidP="00B800D9">
      <w:pPr>
        <w:bidi/>
        <w:rPr>
          <w:rtl/>
        </w:rPr>
      </w:pPr>
      <w:r>
        <w:rPr>
          <w:rFonts w:hint="cs"/>
          <w:rtl/>
        </w:rPr>
        <w:t xml:space="preserve">עליכם לממש לולאה שעוברת על כל הפיקסלים של המלבן החוסם של הפאה </w:t>
      </w:r>
      <w:r w:rsidR="00B800D9">
        <w:rPr>
          <w:rFonts w:hint="cs"/>
          <w:rtl/>
        </w:rPr>
        <w:t xml:space="preserve">שהקודקודים שלה התקבלו כפרמטרים של המתודה </w:t>
      </w:r>
      <w:r w:rsidR="00B800D9">
        <w:t>rasterization</w:t>
      </w:r>
      <w:r w:rsidR="00B800D9">
        <w:rPr>
          <w:rFonts w:hint="cs"/>
          <w:rtl/>
        </w:rPr>
        <w:t>.</w:t>
      </w:r>
      <w:r w:rsidR="00B800D9">
        <w:rPr>
          <w:rtl/>
        </w:rPr>
        <w:t xml:space="preserve"> </w:t>
      </w:r>
      <w:r w:rsidR="00B800D9">
        <w:rPr>
          <w:rFonts w:hint="cs"/>
          <w:rtl/>
        </w:rPr>
        <w:t xml:space="preserve">לפני הלולאה צרו אובייקט של המחלקה </w:t>
      </w:r>
      <w:proofErr w:type="spellStart"/>
      <w:r w:rsidR="00B800D9">
        <w:t>BarycentricCoordinates</w:t>
      </w:r>
      <w:proofErr w:type="spellEnd"/>
      <w:r w:rsidR="00B800D9">
        <w:rPr>
          <w:rFonts w:hint="cs"/>
          <w:rtl/>
        </w:rPr>
        <w:t xml:space="preserve">. בתוך הלולאה </w:t>
      </w:r>
      <w:proofErr w:type="spellStart"/>
      <w:r w:rsidR="00B800D9">
        <w:rPr>
          <w:rFonts w:hint="cs"/>
          <w:rtl/>
        </w:rPr>
        <w:t>בידקו</w:t>
      </w:r>
      <w:proofErr w:type="spellEnd"/>
      <w:r w:rsidR="00B800D9">
        <w:rPr>
          <w:rFonts w:hint="cs"/>
          <w:rtl/>
        </w:rPr>
        <w:t xml:space="preserve"> ה</w:t>
      </w:r>
      <w:r w:rsidR="0033746E">
        <w:rPr>
          <w:rFonts w:hint="cs"/>
          <w:rtl/>
        </w:rPr>
        <w:t>אם הפיקסל הוא בתוך הפאה</w:t>
      </w:r>
      <w:r w:rsidR="00B800D9">
        <w:rPr>
          <w:rFonts w:hint="cs"/>
          <w:rtl/>
        </w:rPr>
        <w:t xml:space="preserve"> ו</w:t>
      </w:r>
      <w:r w:rsidR="0033746E">
        <w:rPr>
          <w:rFonts w:hint="cs"/>
          <w:rtl/>
        </w:rPr>
        <w:t xml:space="preserve">הוסיפו את </w:t>
      </w:r>
      <w:r w:rsidR="0089708B">
        <w:rPr>
          <w:rFonts w:hint="cs"/>
          <w:rtl/>
        </w:rPr>
        <w:t>הקוד הבא</w:t>
      </w:r>
      <w:r w:rsidR="00B800D9">
        <w:rPr>
          <w:rFonts w:hint="cs"/>
          <w:rtl/>
        </w:rPr>
        <w:t xml:space="preserve"> בתוך התנאי</w:t>
      </w:r>
      <w:r w:rsidR="0089708B">
        <w:rPr>
          <w:rFonts w:hint="cs"/>
          <w:rtl/>
        </w:rPr>
        <w:t>. בתוך התנאים האלו נממש את שאר סוגי התצוגה בפרויקט</w:t>
      </w:r>
      <w:r w:rsidR="0033746E">
        <w:rPr>
          <w:rFonts w:hint="cs"/>
          <w:rtl/>
        </w:rPr>
        <w:t>:</w:t>
      </w:r>
    </w:p>
    <w:p w14:paraId="5F9E9AC7" w14:textId="6F39FB74" w:rsidR="00B800D9" w:rsidRPr="00B800D9" w:rsidRDefault="00B800D9" w:rsidP="00BD351D">
      <w:proofErr w:type="spellStart"/>
      <w:r w:rsidRPr="00B800D9">
        <w:t>FragmentData</w:t>
      </w:r>
      <w:proofErr w:type="spellEnd"/>
      <w:r w:rsidRPr="00B800D9">
        <w:t xml:space="preserve"> </w:t>
      </w:r>
      <w:proofErr w:type="spellStart"/>
      <w:r w:rsidRPr="00B800D9">
        <w:t>fragmentData</w:t>
      </w:r>
      <w:proofErr w:type="spellEnd"/>
      <w:r w:rsidRPr="00B800D9">
        <w:t xml:space="preserve"> = </w:t>
      </w:r>
      <w:r w:rsidRPr="00B800D9">
        <w:rPr>
          <w:b/>
          <w:bCs/>
        </w:rPr>
        <w:t>new</w:t>
      </w:r>
      <w:r w:rsidRPr="00B800D9">
        <w:t xml:space="preserve"> </w:t>
      </w:r>
      <w:proofErr w:type="spellStart"/>
      <w:r w:rsidRPr="00B800D9">
        <w:t>FragmentData</w:t>
      </w:r>
      <w:proofErr w:type="spellEnd"/>
      <w:r w:rsidRPr="00B800D9">
        <w:t>();</w:t>
      </w:r>
      <w:r w:rsidR="00BD351D">
        <w:br/>
      </w:r>
      <w:r w:rsidR="0033746E" w:rsidRPr="0033746E">
        <w:rPr>
          <w:b/>
          <w:bCs/>
        </w:rPr>
        <w:t>if</w:t>
      </w:r>
      <w:r w:rsidR="0033746E" w:rsidRPr="0033746E">
        <w:t xml:space="preserve"> (</w:t>
      </w:r>
      <w:proofErr w:type="spellStart"/>
      <w:r w:rsidR="0033746E" w:rsidRPr="0033746E">
        <w:t>worldModel.displayType</w:t>
      </w:r>
      <w:proofErr w:type="spellEnd"/>
      <w:r w:rsidR="0033746E" w:rsidRPr="0033746E">
        <w:t xml:space="preserve"> == </w:t>
      </w:r>
      <w:proofErr w:type="spellStart"/>
      <w:r w:rsidR="0033746E" w:rsidRPr="0033746E">
        <w:t>DisplayTypeEnum.</w:t>
      </w:r>
      <w:r w:rsidR="0033746E" w:rsidRPr="0033746E">
        <w:rPr>
          <w:b/>
          <w:bCs/>
          <w:i/>
          <w:iCs/>
        </w:rPr>
        <w:t>FACE_COLOR</w:t>
      </w:r>
      <w:proofErr w:type="spellEnd"/>
      <w:r w:rsidR="0033746E" w:rsidRPr="0033746E">
        <w:t>) {</w:t>
      </w:r>
      <w:r w:rsidR="00BD351D">
        <w:br/>
      </w:r>
      <w:r w:rsidR="00701B11">
        <w:t xml:space="preserve">} else </w:t>
      </w:r>
      <w:r w:rsidR="00701B11" w:rsidRPr="00701B11">
        <w:rPr>
          <w:b/>
          <w:bCs/>
        </w:rPr>
        <w:t>if</w:t>
      </w:r>
      <w:r w:rsidR="00701B11" w:rsidRPr="00701B11">
        <w:t xml:space="preserve"> (</w:t>
      </w:r>
      <w:proofErr w:type="spellStart"/>
      <w:r w:rsidR="00701B11" w:rsidRPr="00701B11">
        <w:t>worldModel.displayType</w:t>
      </w:r>
      <w:proofErr w:type="spellEnd"/>
      <w:r w:rsidR="00701B11" w:rsidRPr="00701B11">
        <w:t xml:space="preserve"> == </w:t>
      </w:r>
      <w:proofErr w:type="spellStart"/>
      <w:r w:rsidR="00701B11" w:rsidRPr="00701B11">
        <w:t>DisplayTypeEnum.</w:t>
      </w:r>
      <w:r w:rsidR="00701B11" w:rsidRPr="00701B11">
        <w:rPr>
          <w:b/>
          <w:bCs/>
          <w:i/>
          <w:iCs/>
        </w:rPr>
        <w:t>INTERPOlATED_VERTEX_COLOR</w:t>
      </w:r>
      <w:proofErr w:type="spellEnd"/>
      <w:r w:rsidR="00701B11" w:rsidRPr="00701B11">
        <w:t>) {</w:t>
      </w:r>
      <w:r w:rsidR="00BD351D">
        <w:br/>
      </w:r>
      <w:r w:rsidR="00701B11">
        <w:t xml:space="preserve">} else </w:t>
      </w:r>
      <w:r w:rsidR="00701B11" w:rsidRPr="00701B11">
        <w:rPr>
          <w:b/>
          <w:bCs/>
        </w:rPr>
        <w:t>if</w:t>
      </w:r>
      <w:r w:rsidR="00701B11" w:rsidRPr="00701B11">
        <w:t xml:space="preserve"> (</w:t>
      </w:r>
      <w:proofErr w:type="spellStart"/>
      <w:r w:rsidR="00701B11" w:rsidRPr="00701B11">
        <w:t>worldModel.displayType</w:t>
      </w:r>
      <w:proofErr w:type="spellEnd"/>
      <w:r w:rsidR="00701B11" w:rsidRPr="00701B11">
        <w:t xml:space="preserve"> == </w:t>
      </w:r>
      <w:proofErr w:type="spellStart"/>
      <w:r w:rsidR="00701B11" w:rsidRPr="00701B11">
        <w:t>DisplayTypeEnum.</w:t>
      </w:r>
      <w:r w:rsidR="00701B11" w:rsidRPr="00701B11">
        <w:rPr>
          <w:b/>
          <w:bCs/>
          <w:i/>
          <w:iCs/>
        </w:rPr>
        <w:t>LIGHTING_FLAT</w:t>
      </w:r>
      <w:proofErr w:type="spellEnd"/>
      <w:r w:rsidR="00701B11" w:rsidRPr="00701B11">
        <w:t>) {</w:t>
      </w:r>
      <w:r w:rsidR="00BD351D">
        <w:br/>
      </w:r>
      <w:r w:rsidR="00701B11">
        <w:t xml:space="preserve">} else </w:t>
      </w:r>
      <w:r w:rsidR="00701B11" w:rsidRPr="00701B11">
        <w:rPr>
          <w:b/>
          <w:bCs/>
        </w:rPr>
        <w:t>if</w:t>
      </w:r>
      <w:r w:rsidR="00701B11" w:rsidRPr="00701B11">
        <w:t xml:space="preserve"> (</w:t>
      </w:r>
      <w:proofErr w:type="spellStart"/>
      <w:r w:rsidR="00701B11" w:rsidRPr="00701B11">
        <w:t>worldModel.displayType</w:t>
      </w:r>
      <w:proofErr w:type="spellEnd"/>
      <w:r w:rsidR="00701B11" w:rsidRPr="00701B11">
        <w:t xml:space="preserve"> == </w:t>
      </w:r>
      <w:proofErr w:type="spellStart"/>
      <w:r w:rsidR="00701B11" w:rsidRPr="00701B11">
        <w:t>DisplayTypeEnum.</w:t>
      </w:r>
      <w:r w:rsidR="00701B11" w:rsidRPr="00701B11">
        <w:rPr>
          <w:b/>
          <w:bCs/>
          <w:i/>
          <w:iCs/>
        </w:rPr>
        <w:t>LIGHTING_GOURARD</w:t>
      </w:r>
      <w:proofErr w:type="spellEnd"/>
      <w:r w:rsidR="00701B11" w:rsidRPr="00701B11">
        <w:t>) {</w:t>
      </w:r>
      <w:r w:rsidR="00BD351D">
        <w:br/>
      </w:r>
      <w:r w:rsidR="00701B11">
        <w:t xml:space="preserve">} else </w:t>
      </w:r>
      <w:r w:rsidR="00701B11" w:rsidRPr="00701B11">
        <w:rPr>
          <w:b/>
          <w:bCs/>
        </w:rPr>
        <w:t>if</w:t>
      </w:r>
      <w:r w:rsidR="00701B11" w:rsidRPr="00701B11">
        <w:t xml:space="preserve"> (</w:t>
      </w:r>
      <w:proofErr w:type="spellStart"/>
      <w:r w:rsidR="00701B11" w:rsidRPr="00701B11">
        <w:t>worldModel.displayType</w:t>
      </w:r>
      <w:proofErr w:type="spellEnd"/>
      <w:r w:rsidR="00701B11" w:rsidRPr="00701B11">
        <w:t xml:space="preserve"> == </w:t>
      </w:r>
      <w:proofErr w:type="spellStart"/>
      <w:r w:rsidR="00701B11" w:rsidRPr="00701B11">
        <w:t>DisplayTypeEnum.</w:t>
      </w:r>
      <w:r w:rsidR="00701B11" w:rsidRPr="00701B11">
        <w:rPr>
          <w:b/>
          <w:bCs/>
          <w:i/>
          <w:iCs/>
        </w:rPr>
        <w:t>LIGHTING_PHONG</w:t>
      </w:r>
      <w:proofErr w:type="spellEnd"/>
      <w:r w:rsidR="00701B11" w:rsidRPr="00701B11">
        <w:t>) {</w:t>
      </w:r>
      <w:r w:rsidR="00BD351D">
        <w:br/>
      </w:r>
      <w:r w:rsidR="0089708B">
        <w:t xml:space="preserve">} else </w:t>
      </w:r>
      <w:r w:rsidR="0089708B" w:rsidRPr="00701B11">
        <w:rPr>
          <w:b/>
          <w:bCs/>
        </w:rPr>
        <w:t>if</w:t>
      </w:r>
      <w:r w:rsidR="0089708B" w:rsidRPr="00701B11">
        <w:t xml:space="preserve"> (</w:t>
      </w:r>
      <w:proofErr w:type="spellStart"/>
      <w:r w:rsidR="0089708B" w:rsidRPr="00701B11">
        <w:t>worldModel.displayType</w:t>
      </w:r>
      <w:proofErr w:type="spellEnd"/>
      <w:r w:rsidR="0089708B" w:rsidRPr="00701B11">
        <w:t xml:space="preserve"> == </w:t>
      </w:r>
      <w:proofErr w:type="spellStart"/>
      <w:r w:rsidR="0089708B" w:rsidRPr="00701B11">
        <w:t>DisplayTypeEnum.</w:t>
      </w:r>
      <w:r w:rsidR="0089708B" w:rsidRPr="0089708B">
        <w:rPr>
          <w:b/>
          <w:bCs/>
          <w:i/>
          <w:iCs/>
        </w:rPr>
        <w:t>TEXTURE</w:t>
      </w:r>
      <w:proofErr w:type="spellEnd"/>
      <w:r w:rsidR="0089708B" w:rsidRPr="00701B11">
        <w:t>) {</w:t>
      </w:r>
      <w:r w:rsidR="00BD351D">
        <w:br/>
      </w:r>
      <w:r w:rsidR="0089708B">
        <w:t xml:space="preserve">} else </w:t>
      </w:r>
      <w:r w:rsidR="0089708B" w:rsidRPr="00701B11">
        <w:rPr>
          <w:b/>
          <w:bCs/>
        </w:rPr>
        <w:t>if</w:t>
      </w:r>
      <w:r w:rsidR="0089708B" w:rsidRPr="00701B11">
        <w:t xml:space="preserve"> (</w:t>
      </w:r>
      <w:proofErr w:type="spellStart"/>
      <w:r w:rsidR="0089708B" w:rsidRPr="00701B11">
        <w:t>worldModel.displayType</w:t>
      </w:r>
      <w:proofErr w:type="spellEnd"/>
      <w:r w:rsidR="0089708B" w:rsidRPr="00701B11">
        <w:t xml:space="preserve"> == </w:t>
      </w:r>
      <w:proofErr w:type="spellStart"/>
      <w:r w:rsidR="0089708B" w:rsidRPr="00701B11">
        <w:t>DisplayTypeEnum.</w:t>
      </w:r>
      <w:r w:rsidR="0089708B" w:rsidRPr="0089708B">
        <w:rPr>
          <w:b/>
          <w:bCs/>
          <w:i/>
          <w:iCs/>
        </w:rPr>
        <w:t>TEXTURE_LIGHTING</w:t>
      </w:r>
      <w:proofErr w:type="spellEnd"/>
      <w:r w:rsidR="0089708B" w:rsidRPr="00701B11">
        <w:t>) {</w:t>
      </w:r>
      <w:r w:rsidR="00BD351D">
        <w:br/>
      </w:r>
      <w:r w:rsidR="0089708B">
        <w:t>}</w:t>
      </w:r>
      <w:r w:rsidR="00BD351D">
        <w:br/>
      </w:r>
      <w:r w:rsidRPr="00B800D9">
        <w:t xml:space="preserve">Vector3f </w:t>
      </w:r>
      <w:proofErr w:type="spellStart"/>
      <w:r w:rsidRPr="00B800D9">
        <w:t>pixelColor</w:t>
      </w:r>
      <w:proofErr w:type="spellEnd"/>
      <w:r w:rsidRPr="00B800D9">
        <w:t xml:space="preserve"> = </w:t>
      </w:r>
      <w:proofErr w:type="spellStart"/>
      <w:r w:rsidRPr="00B800D9">
        <w:t>fragmentProcessing</w:t>
      </w:r>
      <w:proofErr w:type="spellEnd"/>
      <w:r w:rsidRPr="00B800D9">
        <w:t>(</w:t>
      </w:r>
      <w:proofErr w:type="spellStart"/>
      <w:r w:rsidRPr="00B800D9">
        <w:t>fragmentData</w:t>
      </w:r>
      <w:proofErr w:type="spellEnd"/>
      <w:r w:rsidRPr="00B800D9">
        <w:t>);</w:t>
      </w:r>
      <w:r w:rsidR="00BD351D">
        <w:br/>
      </w:r>
      <w:proofErr w:type="spellStart"/>
      <w:r w:rsidRPr="00B800D9">
        <w:t>intBufferWrapper.setPixel</w:t>
      </w:r>
      <w:proofErr w:type="spellEnd"/>
      <w:r w:rsidRPr="00B800D9">
        <w:t>((</w:t>
      </w:r>
      <w:r w:rsidRPr="00B800D9">
        <w:rPr>
          <w:b/>
          <w:bCs/>
        </w:rPr>
        <w:t>int</w:t>
      </w:r>
      <w:r w:rsidRPr="00B800D9">
        <w:t>) x, (</w:t>
      </w:r>
      <w:r w:rsidRPr="00B800D9">
        <w:rPr>
          <w:b/>
          <w:bCs/>
        </w:rPr>
        <w:t>int</w:t>
      </w:r>
      <w:r w:rsidRPr="00B800D9">
        <w:t xml:space="preserve">) y, </w:t>
      </w:r>
      <w:proofErr w:type="spellStart"/>
      <w:r w:rsidRPr="00B800D9">
        <w:t>pixelColor</w:t>
      </w:r>
      <w:proofErr w:type="spellEnd"/>
      <w:r w:rsidRPr="00B800D9">
        <w:t>);</w:t>
      </w:r>
    </w:p>
    <w:p w14:paraId="7036D70C" w14:textId="72829934" w:rsidR="00B800D9" w:rsidRDefault="0089708B" w:rsidP="006B20D9">
      <w:pPr>
        <w:bidi/>
        <w:rPr>
          <w:rtl/>
        </w:rPr>
      </w:pPr>
      <w:r>
        <w:rPr>
          <w:rFonts w:hint="cs"/>
          <w:rtl/>
        </w:rPr>
        <w:t xml:space="preserve">תחת התנאי </w:t>
      </w:r>
      <w:r w:rsidR="007C7E02">
        <w:rPr>
          <w:rFonts w:hint="cs"/>
          <w:rtl/>
        </w:rPr>
        <w:t>הראשון (</w:t>
      </w:r>
      <w:r>
        <w:rPr>
          <w:rFonts w:hint="cs"/>
          <w:rtl/>
        </w:rPr>
        <w:t xml:space="preserve">תצוגה מסוג </w:t>
      </w:r>
      <w:r w:rsidR="0033746E" w:rsidRPr="0033746E">
        <w:rPr>
          <w:b/>
          <w:bCs/>
          <w:i/>
          <w:iCs/>
        </w:rPr>
        <w:t>FACE_COLOR</w:t>
      </w:r>
      <w:r w:rsidR="007C7E02">
        <w:rPr>
          <w:rFonts w:hint="cs"/>
          <w:b/>
          <w:bCs/>
          <w:i/>
          <w:iCs/>
          <w:rtl/>
        </w:rPr>
        <w:t>)</w:t>
      </w:r>
      <w:r w:rsidR="0033746E">
        <w:rPr>
          <w:rFonts w:hint="cs"/>
          <w:rtl/>
        </w:rPr>
        <w:t xml:space="preserve"> </w:t>
      </w:r>
      <w:r>
        <w:rPr>
          <w:rFonts w:hint="cs"/>
          <w:rtl/>
        </w:rPr>
        <w:t xml:space="preserve">עדכנו את </w:t>
      </w:r>
      <w:proofErr w:type="spellStart"/>
      <w:r w:rsidR="006B20D9" w:rsidRPr="006B20D9">
        <w:t>fragmentData.pixelColor</w:t>
      </w:r>
      <w:proofErr w:type="spellEnd"/>
      <w:r w:rsidR="006B20D9">
        <w:rPr>
          <w:rFonts w:hint="cs"/>
          <w:rtl/>
        </w:rPr>
        <w:t xml:space="preserve"> </w:t>
      </w:r>
      <w:r w:rsidR="0006559E">
        <w:rPr>
          <w:rFonts w:hint="cs"/>
          <w:rtl/>
        </w:rPr>
        <w:t xml:space="preserve">לצבע שבמשתנה </w:t>
      </w:r>
      <w:proofErr w:type="spellStart"/>
      <w:r w:rsidR="0006559E">
        <w:t>faceColor</w:t>
      </w:r>
      <w:proofErr w:type="spellEnd"/>
      <w:r w:rsidR="0006559E">
        <w:rPr>
          <w:rFonts w:hint="cs"/>
          <w:rtl/>
        </w:rPr>
        <w:t xml:space="preserve"> </w:t>
      </w:r>
      <w:r w:rsidR="006B20D9">
        <w:rPr>
          <w:rFonts w:hint="cs"/>
          <w:rtl/>
        </w:rPr>
        <w:t>שמתקבל כפרמטר למתודה</w:t>
      </w:r>
      <w:r w:rsidR="0006559E">
        <w:rPr>
          <w:rFonts w:hint="cs"/>
          <w:rtl/>
        </w:rPr>
        <w:t xml:space="preserve">. </w:t>
      </w:r>
    </w:p>
    <w:p w14:paraId="4189FFD6" w14:textId="49B7F7DD" w:rsidR="0033746E" w:rsidRDefault="006B20D9" w:rsidP="006B20D9">
      <w:pPr>
        <w:bidi/>
        <w:rPr>
          <w:rtl/>
        </w:rPr>
      </w:pPr>
      <w:r>
        <w:rPr>
          <w:rFonts w:hint="cs"/>
          <w:rtl/>
        </w:rPr>
        <w:t xml:space="preserve">שימו לב שבסוף התנאים קיימת קריאה למתודה </w:t>
      </w:r>
      <w:proofErr w:type="spellStart"/>
      <w:r w:rsidRPr="00B800D9">
        <w:t>fragmentProcessing</w:t>
      </w:r>
      <w:proofErr w:type="spellEnd"/>
      <w:r>
        <w:rPr>
          <w:rFonts w:hint="cs"/>
          <w:rtl/>
        </w:rPr>
        <w:t xml:space="preserve"> </w:t>
      </w:r>
      <w:proofErr w:type="spellStart"/>
      <w:r>
        <w:rPr>
          <w:rFonts w:hint="cs"/>
          <w:rtl/>
        </w:rPr>
        <w:t>ועידכון</w:t>
      </w:r>
      <w:proofErr w:type="spellEnd"/>
      <w:r>
        <w:rPr>
          <w:rFonts w:hint="cs"/>
          <w:rtl/>
        </w:rPr>
        <w:t xml:space="preserve"> של </w:t>
      </w:r>
      <w:r w:rsidR="00B800D9">
        <w:rPr>
          <w:rFonts w:hint="cs"/>
          <w:rtl/>
        </w:rPr>
        <w:t>הבאפר</w:t>
      </w:r>
      <w:r w:rsidR="0089708B">
        <w:rPr>
          <w:rFonts w:hint="cs"/>
          <w:rtl/>
        </w:rPr>
        <w:t xml:space="preserve"> </w:t>
      </w:r>
      <w:proofErr w:type="spellStart"/>
      <w:r w:rsidR="0089708B" w:rsidRPr="0089708B">
        <w:t>intBufferWrapper</w:t>
      </w:r>
      <w:proofErr w:type="spellEnd"/>
      <w:r w:rsidR="0089708B" w:rsidRPr="0089708B">
        <w:rPr>
          <w:rFonts w:cs="Arial" w:hint="cs"/>
          <w:rtl/>
        </w:rPr>
        <w:t xml:space="preserve"> </w:t>
      </w:r>
      <w:r w:rsidR="00DF527B">
        <w:rPr>
          <w:rFonts w:cs="Arial" w:hint="cs"/>
          <w:rtl/>
        </w:rPr>
        <w:t>ל</w:t>
      </w:r>
      <w:r w:rsidR="0089708B">
        <w:rPr>
          <w:rFonts w:cs="Arial" w:hint="cs"/>
          <w:rtl/>
        </w:rPr>
        <w:t xml:space="preserve">צבע </w:t>
      </w:r>
      <w:proofErr w:type="spellStart"/>
      <w:r w:rsidR="0089708B">
        <w:t>pixelColor</w:t>
      </w:r>
      <w:proofErr w:type="spellEnd"/>
      <w:r>
        <w:rPr>
          <w:rFonts w:hint="cs"/>
          <w:rtl/>
        </w:rPr>
        <w:t xml:space="preserve"> שמחזירה מתודה זו</w:t>
      </w:r>
      <w:r w:rsidR="0089708B">
        <w:rPr>
          <w:rFonts w:hint="cs"/>
          <w:rtl/>
        </w:rPr>
        <w:t>.</w:t>
      </w:r>
    </w:p>
    <w:p w14:paraId="31A81460" w14:textId="3EEAD36F" w:rsidR="006B20D9" w:rsidRDefault="006B20D9" w:rsidP="006B20D9">
      <w:pPr>
        <w:bidi/>
        <w:rPr>
          <w:rtl/>
        </w:rPr>
      </w:pPr>
      <w:r w:rsidRPr="006B20D9">
        <w:rPr>
          <w:rFonts w:hint="cs"/>
          <w:b/>
          <w:bCs/>
          <w:rtl/>
        </w:rPr>
        <w:t xml:space="preserve">ה. </w:t>
      </w:r>
      <w:proofErr w:type="spellStart"/>
      <w:r w:rsidR="00A535FF">
        <w:rPr>
          <w:rFonts w:hint="cs"/>
          <w:b/>
          <w:bCs/>
          <w:rtl/>
        </w:rPr>
        <w:t>עידכון</w:t>
      </w:r>
      <w:proofErr w:type="spellEnd"/>
      <w:r w:rsidR="00A535FF">
        <w:rPr>
          <w:rFonts w:hint="cs"/>
          <w:b/>
          <w:bCs/>
          <w:rtl/>
        </w:rPr>
        <w:t xml:space="preserve"> </w:t>
      </w:r>
      <w:r w:rsidRPr="006B20D9">
        <w:rPr>
          <w:rFonts w:hint="cs"/>
          <w:b/>
          <w:bCs/>
          <w:rtl/>
        </w:rPr>
        <w:t xml:space="preserve">המתודה </w:t>
      </w:r>
      <w:proofErr w:type="spellStart"/>
      <w:r w:rsidRPr="006B20D9">
        <w:rPr>
          <w:b/>
          <w:bCs/>
        </w:rPr>
        <w:t>fragmentProcessing</w:t>
      </w:r>
      <w:proofErr w:type="spellEnd"/>
      <w:r w:rsidR="00600F0F">
        <w:rPr>
          <w:rFonts w:hint="cs"/>
          <w:b/>
          <w:bCs/>
          <w:rtl/>
        </w:rPr>
        <w:t xml:space="preserve"> (1)</w:t>
      </w:r>
      <w:r w:rsidRPr="006B20D9">
        <w:rPr>
          <w:b/>
          <w:bCs/>
          <w:rtl/>
        </w:rPr>
        <w:br/>
      </w:r>
      <w:r>
        <w:rPr>
          <w:rFonts w:hint="cs"/>
          <w:rtl/>
        </w:rPr>
        <w:t xml:space="preserve">במתודה </w:t>
      </w:r>
      <w:proofErr w:type="spellStart"/>
      <w:r>
        <w:t>fragmentProcessing</w:t>
      </w:r>
      <w:proofErr w:type="spellEnd"/>
      <w:r>
        <w:rPr>
          <w:rFonts w:hint="cs"/>
          <w:rtl/>
        </w:rPr>
        <w:t xml:space="preserve"> לא קורה הרבה במקרה זה. במתודה </w:t>
      </w:r>
      <w:proofErr w:type="spellStart"/>
      <w:r w:rsidRPr="006B20D9">
        <w:t>fragmentProcessing</w:t>
      </w:r>
      <w:proofErr w:type="spellEnd"/>
      <w:r>
        <w:rPr>
          <w:rFonts w:hint="cs"/>
          <w:rtl/>
        </w:rPr>
        <w:t xml:space="preserve"> תחת התנאי:</w:t>
      </w:r>
    </w:p>
    <w:p w14:paraId="6E198196" w14:textId="0520BF60" w:rsidR="006B20D9" w:rsidRPr="006B20D9" w:rsidRDefault="006B20D9" w:rsidP="006B20D9">
      <w:r w:rsidRPr="006B20D9">
        <w:rPr>
          <w:b/>
          <w:bCs/>
        </w:rPr>
        <w:t>if</w:t>
      </w:r>
      <w:r w:rsidRPr="006B20D9">
        <w:t xml:space="preserve"> (</w:t>
      </w:r>
      <w:proofErr w:type="spellStart"/>
      <w:r w:rsidRPr="006B20D9">
        <w:t>worldModel.displayType</w:t>
      </w:r>
      <w:proofErr w:type="spellEnd"/>
      <w:r w:rsidRPr="006B20D9">
        <w:t xml:space="preserve"> == </w:t>
      </w:r>
      <w:proofErr w:type="spellStart"/>
      <w:r w:rsidRPr="006B20D9">
        <w:t>DisplayTypeEnum.</w:t>
      </w:r>
      <w:r w:rsidRPr="006B20D9">
        <w:rPr>
          <w:b/>
          <w:bCs/>
          <w:i/>
          <w:iCs/>
        </w:rPr>
        <w:t>FACE_COLOR</w:t>
      </w:r>
      <w:proofErr w:type="spellEnd"/>
      <w:r>
        <w:t>) {</w:t>
      </w:r>
    </w:p>
    <w:p w14:paraId="31ACB66C" w14:textId="09107C93" w:rsidR="006B20D9" w:rsidRDefault="006B20D9" w:rsidP="006B20D9">
      <w:pPr>
        <w:bidi/>
        <w:rPr>
          <w:rtl/>
        </w:rPr>
      </w:pPr>
      <w:r>
        <w:rPr>
          <w:rFonts w:hint="cs"/>
          <w:rtl/>
        </w:rPr>
        <w:t xml:space="preserve">החזירו את </w:t>
      </w:r>
      <w:proofErr w:type="spellStart"/>
      <w:r w:rsidRPr="006B20D9">
        <w:t>fragmentData.pixelColor</w:t>
      </w:r>
      <w:proofErr w:type="spellEnd"/>
      <w:r>
        <w:rPr>
          <w:rFonts w:hint="cs"/>
          <w:rtl/>
        </w:rPr>
        <w:t>.</w:t>
      </w:r>
    </w:p>
    <w:p w14:paraId="6D56FC8F" w14:textId="0444A7C7" w:rsidR="0089708B" w:rsidRPr="000D28C4" w:rsidRDefault="006B20D9" w:rsidP="0006559E">
      <w:pPr>
        <w:bidi/>
      </w:pPr>
      <w:r w:rsidRPr="006B20D9">
        <w:rPr>
          <w:rFonts w:hint="cs"/>
          <w:b/>
          <w:bCs/>
          <w:rtl/>
        </w:rPr>
        <w:t>ו. בדיקה</w:t>
      </w:r>
      <w:r w:rsidRPr="006B20D9">
        <w:rPr>
          <w:b/>
          <w:bCs/>
          <w:rtl/>
        </w:rPr>
        <w:br/>
      </w:r>
      <w:r w:rsidR="00DF527B">
        <w:rPr>
          <w:rFonts w:hint="cs"/>
          <w:rtl/>
        </w:rPr>
        <w:t>כדי לבדוק את עבודתכם שנו בתוכנה את סוג התצוגה ל-</w:t>
      </w:r>
      <w:r w:rsidR="00DF527B">
        <w:t>FACE_COLOR</w:t>
      </w:r>
      <w:r w:rsidR="00DF527B">
        <w:rPr>
          <w:rFonts w:hint="cs"/>
          <w:rtl/>
        </w:rPr>
        <w:t xml:space="preserve">, וטענו </w:t>
      </w:r>
      <w:r w:rsidR="0089708B">
        <w:rPr>
          <w:rFonts w:hint="cs"/>
          <w:rtl/>
        </w:rPr>
        <w:t>את המודלים שאיתם בדקנו בתרגיל הקודם.</w:t>
      </w:r>
      <w:r w:rsidR="0089708B">
        <w:rPr>
          <w:rtl/>
        </w:rPr>
        <w:t xml:space="preserve"> </w:t>
      </w:r>
      <w:r w:rsidR="0089708B">
        <w:rPr>
          <w:rtl/>
        </w:rPr>
        <w:br/>
      </w:r>
      <w:r w:rsidR="00AF4451">
        <w:rPr>
          <w:rFonts w:hint="cs"/>
          <w:rtl/>
        </w:rPr>
        <w:t>התוצאה צריכה להראות כך, רק שצבע הפאות יהיה שונה כיוון שהוא נבחר רנדומלי:</w:t>
      </w:r>
      <w:r w:rsidR="00AF4451">
        <w:rPr>
          <w:rtl/>
        </w:rPr>
        <w:br/>
      </w:r>
      <w:r w:rsidR="00AF4451" w:rsidRPr="00AF4451">
        <w:rPr>
          <w:rFonts w:cs="Arial"/>
          <w:noProof/>
          <w:rtl/>
        </w:rPr>
        <w:drawing>
          <wp:inline distT="0" distB="0" distL="0" distR="0" wp14:anchorId="2D839217" wp14:editId="2BFCBBD6">
            <wp:extent cx="1659244" cy="1659244"/>
            <wp:effectExtent l="0" t="0" r="0" b="0"/>
            <wp:docPr id="7" name="Picture 7" descr="D:\My_Documents\OneDrive - ORT Braude College of Engineering\DOK\Graphics\workspace\Rasterization\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_Documents\OneDrive - ORT Braude College of Engineering\DOK\Graphics\workspace\Rasterization\untitled.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7171" cy="1677171"/>
                    </a:xfrm>
                    <a:prstGeom prst="rect">
                      <a:avLst/>
                    </a:prstGeom>
                    <a:noFill/>
                    <a:ln>
                      <a:noFill/>
                    </a:ln>
                  </pic:spPr>
                </pic:pic>
              </a:graphicData>
            </a:graphic>
          </wp:inline>
        </w:drawing>
      </w:r>
      <w:r w:rsidR="00AF4451">
        <w:rPr>
          <w:rFonts w:hint="cs"/>
          <w:rtl/>
        </w:rPr>
        <w:t xml:space="preserve"> </w:t>
      </w:r>
      <w:r w:rsidR="00AF4451" w:rsidRPr="00AF4451">
        <w:rPr>
          <w:noProof/>
        </w:rPr>
        <w:drawing>
          <wp:inline distT="0" distB="0" distL="0" distR="0" wp14:anchorId="590A4919" wp14:editId="7C85AE25">
            <wp:extent cx="1659662" cy="1659662"/>
            <wp:effectExtent l="0" t="0" r="0" b="0"/>
            <wp:docPr id="6" name="Picture 6" descr="D:\My_Documents\OneDrive - ORT Braude College of Engineering\DOK\Graphics\workspace\Rasterization\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uments\OneDrive - ORT Braude College of Engineering\DOK\Graphics\workspace\Rasterization\untitled.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8218" cy="1698218"/>
                    </a:xfrm>
                    <a:prstGeom prst="rect">
                      <a:avLst/>
                    </a:prstGeom>
                    <a:noFill/>
                    <a:ln>
                      <a:noFill/>
                    </a:ln>
                  </pic:spPr>
                </pic:pic>
              </a:graphicData>
            </a:graphic>
          </wp:inline>
        </w:drawing>
      </w:r>
    </w:p>
    <w:p w14:paraId="4F03DC75" w14:textId="77777777" w:rsidR="000D28C4" w:rsidRDefault="000D28C4" w:rsidP="000D28C4">
      <w:pPr>
        <w:bidi/>
        <w:rPr>
          <w:rtl/>
        </w:rPr>
      </w:pPr>
    </w:p>
    <w:p w14:paraId="217AECB7" w14:textId="77777777" w:rsidR="006B20D9" w:rsidRDefault="006B20D9">
      <w:pPr>
        <w:rPr>
          <w:rFonts w:asciiTheme="majorHAnsi" w:eastAsiaTheme="majorEastAsia" w:hAnsiTheme="majorHAnsi" w:cstheme="majorBidi"/>
          <w:color w:val="2E74B5" w:themeColor="accent1" w:themeShade="BF"/>
          <w:sz w:val="32"/>
          <w:szCs w:val="32"/>
          <w:rtl/>
        </w:rPr>
      </w:pPr>
      <w:r>
        <w:rPr>
          <w:rtl/>
        </w:rPr>
        <w:br w:type="page"/>
      </w:r>
    </w:p>
    <w:p w14:paraId="0F4DEECA" w14:textId="53CCFBA9" w:rsidR="00D14DC2" w:rsidRDefault="00D14DC2" w:rsidP="0025419A">
      <w:pPr>
        <w:pStyle w:val="Heading1"/>
        <w:bidi/>
        <w:rPr>
          <w:rtl/>
        </w:rPr>
      </w:pPr>
      <w:r>
        <w:rPr>
          <w:rFonts w:hint="cs"/>
          <w:rtl/>
        </w:rPr>
        <w:lastRenderedPageBreak/>
        <w:t xml:space="preserve">חלק 3 </w:t>
      </w:r>
      <w:r>
        <w:rPr>
          <w:rtl/>
        </w:rPr>
        <w:t>–</w:t>
      </w:r>
      <w:r>
        <w:rPr>
          <w:rFonts w:hint="cs"/>
          <w:rtl/>
        </w:rPr>
        <w:t xml:space="preserve"> טרנספורמציות</w:t>
      </w:r>
      <w:r w:rsidR="00F2034E">
        <w:rPr>
          <w:rFonts w:hint="cs"/>
          <w:rtl/>
        </w:rPr>
        <w:t xml:space="preserve"> מידול</w:t>
      </w:r>
      <w:r w:rsidR="0025419A">
        <w:rPr>
          <w:rFonts w:hint="cs"/>
          <w:rtl/>
        </w:rPr>
        <w:t xml:space="preserve"> (31)</w:t>
      </w:r>
    </w:p>
    <w:p w14:paraId="26ED3076" w14:textId="3A38311C" w:rsidR="00216270" w:rsidRDefault="00774DF6" w:rsidP="00097900">
      <w:pPr>
        <w:bidi/>
        <w:rPr>
          <w:rtl/>
        </w:rPr>
      </w:pPr>
      <w:r w:rsidRPr="00774DF6">
        <w:rPr>
          <w:rFonts w:hint="cs"/>
          <w:rtl/>
        </w:rPr>
        <w:t xml:space="preserve">כיוון שעדיין לא טיפלנו בטרנספורמציה הדרושה מנקודות בתלת מימד למיקום על גבי החלון, </w:t>
      </w:r>
      <w:r>
        <w:rPr>
          <w:rFonts w:hint="cs"/>
          <w:rtl/>
        </w:rPr>
        <w:t xml:space="preserve">בתרגיל זה הציגו </w:t>
      </w:r>
      <w:r w:rsidR="00C8641A">
        <w:rPr>
          <w:rFonts w:hint="cs"/>
          <w:rtl/>
        </w:rPr>
        <w:t>בינתיי</w:t>
      </w:r>
      <w:r w:rsidR="00C8641A">
        <w:rPr>
          <w:rFonts w:hint="eastAsia"/>
          <w:rtl/>
        </w:rPr>
        <w:t>ם</w:t>
      </w:r>
      <w:r>
        <w:rPr>
          <w:rFonts w:hint="cs"/>
          <w:rtl/>
        </w:rPr>
        <w:t xml:space="preserve"> רק את </w:t>
      </w:r>
      <w:r w:rsidRPr="00774DF6">
        <w:rPr>
          <w:rFonts w:hint="cs"/>
          <w:rtl/>
        </w:rPr>
        <w:t xml:space="preserve">המודלים: </w:t>
      </w:r>
      <w:r w:rsidRPr="00774DF6">
        <w:t>ex_01___FirstExample_0to600.obj</w:t>
      </w:r>
      <w:r w:rsidRPr="00774DF6">
        <w:rPr>
          <w:rFonts w:hint="cs"/>
          <w:rtl/>
        </w:rPr>
        <w:t xml:space="preserve">, </w:t>
      </w:r>
      <w:r w:rsidRPr="00774DF6">
        <w:t>ex_01___sphere_0to600.obj</w:t>
      </w:r>
      <w:r w:rsidRPr="00774DF6">
        <w:rPr>
          <w:rFonts w:hint="cs"/>
          <w:rtl/>
        </w:rPr>
        <w:t xml:space="preserve">, שבתיקייה:  </w:t>
      </w:r>
      <w:r w:rsidRPr="00774DF6">
        <w:t>Models/models_0to600</w:t>
      </w:r>
      <w:r w:rsidRPr="00774DF6">
        <w:rPr>
          <w:rFonts w:hint="cs"/>
          <w:rtl/>
        </w:rPr>
        <w:t>.</w:t>
      </w:r>
      <w:r>
        <w:rPr>
          <w:rFonts w:hint="cs"/>
          <w:rtl/>
        </w:rPr>
        <w:t xml:space="preserve"> </w:t>
      </w:r>
      <w:r w:rsidR="000E588D">
        <w:rPr>
          <w:rtl/>
        </w:rPr>
        <w:br/>
      </w:r>
      <w:r w:rsidR="000E588D">
        <w:rPr>
          <w:rFonts w:hint="cs"/>
          <w:rtl/>
        </w:rPr>
        <w:t xml:space="preserve">המודלים שנשתמש בהם </w:t>
      </w:r>
      <w:r w:rsidR="005F60FC">
        <w:rPr>
          <w:rFonts w:hint="cs"/>
          <w:rtl/>
        </w:rPr>
        <w:t>בינתיי</w:t>
      </w:r>
      <w:r w:rsidR="005F60FC">
        <w:rPr>
          <w:rFonts w:hint="eastAsia"/>
          <w:rtl/>
        </w:rPr>
        <w:t>ם</w:t>
      </w:r>
      <w:r w:rsidR="000E588D">
        <w:rPr>
          <w:rFonts w:hint="cs"/>
          <w:rtl/>
        </w:rPr>
        <w:t xml:space="preserve"> הם כאלו </w:t>
      </w:r>
      <w:proofErr w:type="spellStart"/>
      <w:r w:rsidR="000E588D">
        <w:rPr>
          <w:rFonts w:hint="cs"/>
          <w:rtl/>
        </w:rPr>
        <w:t>שהקאורדינטות</w:t>
      </w:r>
      <w:proofErr w:type="spellEnd"/>
      <w:r w:rsidR="000E588D">
        <w:rPr>
          <w:rFonts w:hint="cs"/>
          <w:rtl/>
        </w:rPr>
        <w:t xml:space="preserve"> בהם מתאימות </w:t>
      </w:r>
      <w:proofErr w:type="spellStart"/>
      <w:r w:rsidR="000E588D">
        <w:rPr>
          <w:rFonts w:hint="cs"/>
          <w:rtl/>
        </w:rPr>
        <w:t>לקאורדינטות</w:t>
      </w:r>
      <w:proofErr w:type="spellEnd"/>
      <w:r w:rsidR="000E588D">
        <w:rPr>
          <w:rFonts w:hint="cs"/>
          <w:rtl/>
        </w:rPr>
        <w:t xml:space="preserve"> הפיקסלים על גבי החלון ולכן לא נדרשת </w:t>
      </w:r>
      <w:proofErr w:type="spellStart"/>
      <w:r w:rsidR="000E588D">
        <w:rPr>
          <w:rFonts w:hint="cs"/>
          <w:rtl/>
        </w:rPr>
        <w:t>בנתיים</w:t>
      </w:r>
      <w:proofErr w:type="spellEnd"/>
      <w:r w:rsidR="000E588D">
        <w:rPr>
          <w:rFonts w:hint="cs"/>
          <w:rtl/>
        </w:rPr>
        <w:t xml:space="preserve"> טרנספורמציה מתלת מימד למיקום על גבי החלון. לדוגמה מרכז הכדור במודל שנשתמש בו </w:t>
      </w:r>
      <w:proofErr w:type="spellStart"/>
      <w:r w:rsidR="000E588D">
        <w:rPr>
          <w:rFonts w:hint="cs"/>
          <w:rtl/>
        </w:rPr>
        <w:t>בנתיים</w:t>
      </w:r>
      <w:proofErr w:type="spellEnd"/>
      <w:r w:rsidR="000E588D">
        <w:rPr>
          <w:rFonts w:hint="cs"/>
          <w:rtl/>
        </w:rPr>
        <w:t xml:space="preserve"> הוא </w:t>
      </w:r>
      <w:proofErr w:type="spellStart"/>
      <w:r w:rsidR="000E588D">
        <w:rPr>
          <w:rFonts w:hint="cs"/>
          <w:rtl/>
        </w:rPr>
        <w:t>בקאורדינטות</w:t>
      </w:r>
      <w:proofErr w:type="spellEnd"/>
      <w:r w:rsidR="000E588D">
        <w:rPr>
          <w:rFonts w:hint="cs"/>
          <w:rtl/>
        </w:rPr>
        <w:t xml:space="preserve"> </w:t>
      </w:r>
      <w:r w:rsidR="000E588D">
        <w:t>x=300</w:t>
      </w:r>
      <w:r w:rsidR="000E588D">
        <w:rPr>
          <w:rFonts w:hint="cs"/>
          <w:rtl/>
        </w:rPr>
        <w:t xml:space="preserve"> ו-</w:t>
      </w:r>
      <w:r w:rsidR="000E588D">
        <w:t>y=300</w:t>
      </w:r>
      <w:r w:rsidR="000E588D">
        <w:rPr>
          <w:rFonts w:hint="cs"/>
          <w:rtl/>
        </w:rPr>
        <w:t xml:space="preserve"> וכך הכדור יצויר ממורכז במרכז החלון כי </w:t>
      </w:r>
      <w:proofErr w:type="spellStart"/>
      <w:r w:rsidR="000E588D">
        <w:rPr>
          <w:rFonts w:hint="cs"/>
          <w:rtl/>
        </w:rPr>
        <w:t>קאורדינטות</w:t>
      </w:r>
      <w:proofErr w:type="spellEnd"/>
      <w:r w:rsidR="000E588D">
        <w:rPr>
          <w:rFonts w:hint="cs"/>
          <w:rtl/>
        </w:rPr>
        <w:t xml:space="preserve"> אלו הן המרכז של החלון.</w:t>
      </w:r>
      <w:r w:rsidR="00216270">
        <w:rPr>
          <w:rtl/>
        </w:rPr>
        <w:br/>
      </w:r>
      <w:r w:rsidR="00A17B1A">
        <w:rPr>
          <w:rFonts w:hint="cs"/>
          <w:rtl/>
        </w:rPr>
        <w:t xml:space="preserve">בתרשים </w:t>
      </w:r>
      <w:r w:rsidR="000E588D">
        <w:rPr>
          <w:rFonts w:hint="cs"/>
          <w:rtl/>
        </w:rPr>
        <w:t xml:space="preserve">הבא </w:t>
      </w:r>
      <w:r w:rsidR="00A17B1A">
        <w:rPr>
          <w:rFonts w:hint="cs"/>
          <w:rtl/>
        </w:rPr>
        <w:t xml:space="preserve">אפשר לראות </w:t>
      </w:r>
      <w:r w:rsidR="00097900">
        <w:rPr>
          <w:rFonts w:hint="cs"/>
          <w:rtl/>
        </w:rPr>
        <w:t xml:space="preserve">את </w:t>
      </w:r>
      <w:proofErr w:type="spellStart"/>
      <w:r w:rsidR="00097900">
        <w:rPr>
          <w:rFonts w:hint="cs"/>
          <w:rtl/>
        </w:rPr>
        <w:t>הקאורדינטות</w:t>
      </w:r>
      <w:proofErr w:type="spellEnd"/>
      <w:r w:rsidR="00097900">
        <w:rPr>
          <w:rFonts w:hint="cs"/>
          <w:rtl/>
        </w:rPr>
        <w:t xml:space="preserve"> של פיקסלים שונים בחלון</w:t>
      </w:r>
      <w:r w:rsidR="00B44A9B">
        <w:rPr>
          <w:rFonts w:hint="cs"/>
          <w:rtl/>
        </w:rPr>
        <w:t>.</w:t>
      </w:r>
      <w:r w:rsidR="00A17B1A">
        <w:rPr>
          <w:rtl/>
        </w:rPr>
        <w:br/>
      </w:r>
      <w:r w:rsidR="00A17B1A">
        <w:rPr>
          <w:noProof/>
          <w:rtl/>
        </w:rPr>
        <w:drawing>
          <wp:inline distT="0" distB="0" distL="0" distR="0" wp14:anchorId="5512FCE1" wp14:editId="003A0A9B">
            <wp:extent cx="4297119" cy="3002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0169" cy="3012049"/>
                    </a:xfrm>
                    <a:prstGeom prst="rect">
                      <a:avLst/>
                    </a:prstGeom>
                    <a:noFill/>
                  </pic:spPr>
                </pic:pic>
              </a:graphicData>
            </a:graphic>
          </wp:inline>
        </w:drawing>
      </w:r>
      <w:r w:rsidR="00A17B1A">
        <w:rPr>
          <w:rtl/>
        </w:rPr>
        <w:br/>
      </w:r>
    </w:p>
    <w:p w14:paraId="7B544A83" w14:textId="53DB7C8C" w:rsidR="00D14DC2" w:rsidRDefault="00D14DC2" w:rsidP="00D14DC2">
      <w:pPr>
        <w:pStyle w:val="Heading2"/>
        <w:bidi/>
        <w:rPr>
          <w:rtl/>
        </w:rPr>
      </w:pPr>
      <w:r>
        <w:rPr>
          <w:rFonts w:hint="cs"/>
          <w:rtl/>
        </w:rPr>
        <w:t>תרגיל 3.1</w:t>
      </w:r>
      <w:r w:rsidR="0025419A">
        <w:rPr>
          <w:rFonts w:hint="cs"/>
          <w:rtl/>
        </w:rPr>
        <w:t xml:space="preserve"> (5)</w:t>
      </w:r>
    </w:p>
    <w:p w14:paraId="288478D1" w14:textId="222956A1" w:rsidR="003E302B" w:rsidRDefault="003E302B" w:rsidP="00F56C3B">
      <w:pPr>
        <w:bidi/>
        <w:rPr>
          <w:rFonts w:cs="Arial"/>
          <w:rtl/>
        </w:rPr>
      </w:pPr>
      <w:r>
        <w:rPr>
          <w:rFonts w:hint="cs"/>
          <w:rtl/>
        </w:rPr>
        <w:t xml:space="preserve">המחלקה </w:t>
      </w:r>
      <w:proofErr w:type="spellStart"/>
      <w:r>
        <w:t>WorldModel</w:t>
      </w:r>
      <w:proofErr w:type="spellEnd"/>
      <w:r>
        <w:rPr>
          <w:rFonts w:hint="cs"/>
          <w:rtl/>
        </w:rPr>
        <w:t xml:space="preserve"> א</w:t>
      </w:r>
      <w:r w:rsidRPr="003E302B">
        <w:rPr>
          <w:rFonts w:cs="Arial"/>
          <w:rtl/>
        </w:rPr>
        <w:t>חראית על טעינה ו-</w:t>
      </w:r>
      <w:r w:rsidRPr="003E302B">
        <w:t>rendering</w:t>
      </w:r>
      <w:r w:rsidRPr="003E302B">
        <w:rPr>
          <w:rFonts w:cs="Arial"/>
          <w:rtl/>
        </w:rPr>
        <w:t xml:space="preserve"> של </w:t>
      </w:r>
      <w:r>
        <w:rPr>
          <w:rFonts w:cs="Arial" w:hint="cs"/>
          <w:rtl/>
        </w:rPr>
        <w:t>כ</w:t>
      </w:r>
      <w:r w:rsidRPr="003E302B">
        <w:rPr>
          <w:rFonts w:cs="Arial"/>
          <w:rtl/>
        </w:rPr>
        <w:t>ל העולם שממול למצלמה.</w:t>
      </w:r>
      <w:r>
        <w:rPr>
          <w:rFonts w:cs="Arial" w:hint="cs"/>
          <w:rtl/>
        </w:rPr>
        <w:t xml:space="preserve"> המתודה </w:t>
      </w:r>
      <w:r>
        <w:rPr>
          <w:rFonts w:cs="Arial"/>
        </w:rPr>
        <w:t>load</w:t>
      </w:r>
      <w:r>
        <w:rPr>
          <w:rFonts w:cs="Arial" w:hint="cs"/>
          <w:rtl/>
        </w:rPr>
        <w:t xml:space="preserve"> טוענת את האובייקטים והמתודה </w:t>
      </w:r>
      <w:r>
        <w:rPr>
          <w:rFonts w:cs="Arial"/>
        </w:rPr>
        <w:t>render</w:t>
      </w:r>
      <w:r>
        <w:rPr>
          <w:rFonts w:cs="Arial" w:hint="cs"/>
          <w:rtl/>
        </w:rPr>
        <w:t xml:space="preserve"> של מחלקה זו מבצעת את ה-</w:t>
      </w:r>
      <w:r>
        <w:rPr>
          <w:rFonts w:cs="Arial"/>
        </w:rPr>
        <w:t>rendering</w:t>
      </w:r>
      <w:r>
        <w:rPr>
          <w:rFonts w:cs="Arial" w:hint="cs"/>
          <w:rtl/>
        </w:rPr>
        <w:t xml:space="preserve">. כרגע המתודה </w:t>
      </w:r>
      <w:r w:rsidR="008609A2" w:rsidRPr="008609A2">
        <w:rPr>
          <w:rFonts w:cs="Arial"/>
        </w:rPr>
        <w:t>load</w:t>
      </w:r>
      <w:r w:rsidR="008609A2">
        <w:rPr>
          <w:rFonts w:cs="Arial" w:hint="cs"/>
          <w:rtl/>
        </w:rPr>
        <w:t xml:space="preserve"> טוענת רק </w:t>
      </w:r>
      <w:r w:rsidR="00216270">
        <w:rPr>
          <w:rFonts w:cs="Arial" w:hint="cs"/>
          <w:rtl/>
        </w:rPr>
        <w:t>אובייק</w:t>
      </w:r>
      <w:r w:rsidR="00216270">
        <w:rPr>
          <w:rFonts w:cs="Arial" w:hint="eastAsia"/>
          <w:rtl/>
        </w:rPr>
        <w:t>ט</w:t>
      </w:r>
      <w:r w:rsidR="008609A2">
        <w:rPr>
          <w:rFonts w:cs="Arial" w:hint="cs"/>
          <w:rtl/>
        </w:rPr>
        <w:t xml:space="preserve"> אחד בשם </w:t>
      </w:r>
      <w:r w:rsidR="008609A2">
        <w:rPr>
          <w:rFonts w:cs="Arial"/>
        </w:rPr>
        <w:t>object1</w:t>
      </w:r>
      <w:r w:rsidR="008609A2">
        <w:rPr>
          <w:rFonts w:cs="Arial" w:hint="cs"/>
          <w:rtl/>
        </w:rPr>
        <w:t xml:space="preserve"> והמתודה </w:t>
      </w:r>
      <w:r w:rsidR="008609A2">
        <w:rPr>
          <w:rFonts w:cs="Arial"/>
        </w:rPr>
        <w:t>render</w:t>
      </w:r>
      <w:r w:rsidR="008609A2">
        <w:rPr>
          <w:rFonts w:cs="Arial" w:hint="cs"/>
          <w:rtl/>
        </w:rPr>
        <w:t xml:space="preserve"> עושה </w:t>
      </w:r>
      <w:r>
        <w:rPr>
          <w:rFonts w:cs="Arial"/>
        </w:rPr>
        <w:t>rendering</w:t>
      </w:r>
      <w:r>
        <w:rPr>
          <w:rFonts w:cs="Arial" w:hint="cs"/>
          <w:rtl/>
        </w:rPr>
        <w:t xml:space="preserve"> של </w:t>
      </w:r>
      <w:r w:rsidR="00F349DE">
        <w:rPr>
          <w:rFonts w:cs="Arial" w:hint="cs"/>
          <w:rtl/>
        </w:rPr>
        <w:t>אובייק</w:t>
      </w:r>
      <w:r w:rsidR="00F349DE">
        <w:rPr>
          <w:rFonts w:cs="Arial" w:hint="eastAsia"/>
          <w:rtl/>
        </w:rPr>
        <w:t>ט</w:t>
      </w:r>
      <w:r>
        <w:rPr>
          <w:rFonts w:cs="Arial" w:hint="cs"/>
          <w:rtl/>
        </w:rPr>
        <w:t xml:space="preserve"> </w:t>
      </w:r>
      <w:r w:rsidR="008609A2">
        <w:rPr>
          <w:rFonts w:cs="Arial" w:hint="cs"/>
          <w:rtl/>
        </w:rPr>
        <w:t>זה.</w:t>
      </w:r>
      <w:r w:rsidR="00C24A1D">
        <w:rPr>
          <w:rFonts w:cs="Arial" w:hint="cs"/>
          <w:rtl/>
        </w:rPr>
        <w:t xml:space="preserve"> </w:t>
      </w:r>
      <w:r w:rsidR="00F56C3B">
        <w:rPr>
          <w:rFonts w:cs="Arial" w:hint="cs"/>
          <w:rtl/>
        </w:rPr>
        <w:t>בתחילת ה</w:t>
      </w:r>
      <w:r w:rsidR="00C24A1D">
        <w:rPr>
          <w:rFonts w:cs="Arial" w:hint="cs"/>
          <w:rtl/>
        </w:rPr>
        <w:t xml:space="preserve">מתודה </w:t>
      </w:r>
      <w:r w:rsidR="00C24A1D">
        <w:rPr>
          <w:rFonts w:cs="Arial"/>
        </w:rPr>
        <w:t>rendering</w:t>
      </w:r>
      <w:r w:rsidR="00C24A1D">
        <w:rPr>
          <w:rFonts w:cs="Arial" w:hint="cs"/>
          <w:rtl/>
        </w:rPr>
        <w:t xml:space="preserve"> מתבצע קידום של </w:t>
      </w:r>
      <w:r w:rsidR="00C24A1D">
        <w:rPr>
          <w:rFonts w:cs="Arial"/>
        </w:rPr>
        <w:t>counter</w:t>
      </w:r>
      <w:r w:rsidR="00C24A1D">
        <w:rPr>
          <w:rFonts w:cs="Arial" w:hint="cs"/>
          <w:rtl/>
        </w:rPr>
        <w:t xml:space="preserve"> שהוא מונה של מספר </w:t>
      </w:r>
      <w:proofErr w:type="spellStart"/>
      <w:r w:rsidR="00C24A1D">
        <w:rPr>
          <w:rFonts w:cs="Arial" w:hint="cs"/>
          <w:rtl/>
        </w:rPr>
        <w:t>הפריימים</w:t>
      </w:r>
      <w:proofErr w:type="spellEnd"/>
      <w:r w:rsidR="00F56C3B">
        <w:rPr>
          <w:rFonts w:cs="Arial" w:hint="cs"/>
          <w:rtl/>
        </w:rPr>
        <w:t>,</w:t>
      </w:r>
      <w:r w:rsidR="00C24A1D">
        <w:rPr>
          <w:rFonts w:cs="Arial" w:hint="cs"/>
          <w:rtl/>
        </w:rPr>
        <w:t xml:space="preserve"> </w:t>
      </w:r>
      <w:proofErr w:type="spellStart"/>
      <w:r w:rsidR="00C24A1D">
        <w:rPr>
          <w:rFonts w:cs="Arial" w:hint="cs"/>
          <w:rtl/>
        </w:rPr>
        <w:t>איתחול</w:t>
      </w:r>
      <w:proofErr w:type="spellEnd"/>
      <w:r w:rsidR="00C24A1D">
        <w:rPr>
          <w:rFonts w:cs="Arial" w:hint="cs"/>
          <w:rtl/>
        </w:rPr>
        <w:t xml:space="preserve"> של באפר התמונה</w:t>
      </w:r>
      <w:r w:rsidR="00F56C3B">
        <w:rPr>
          <w:rFonts w:cs="Arial" w:hint="cs"/>
          <w:rtl/>
        </w:rPr>
        <w:t>,</w:t>
      </w:r>
      <w:r w:rsidR="00C24A1D">
        <w:rPr>
          <w:rFonts w:cs="Arial" w:hint="cs"/>
          <w:rtl/>
        </w:rPr>
        <w:t xml:space="preserve"> </w:t>
      </w:r>
      <w:proofErr w:type="spellStart"/>
      <w:r w:rsidR="00C24A1D">
        <w:rPr>
          <w:rFonts w:cs="Arial" w:hint="cs"/>
          <w:rtl/>
        </w:rPr>
        <w:t>ואיתחול</w:t>
      </w:r>
      <w:proofErr w:type="spellEnd"/>
      <w:r w:rsidR="00C24A1D">
        <w:rPr>
          <w:rFonts w:cs="Arial" w:hint="cs"/>
          <w:rtl/>
        </w:rPr>
        <w:t xml:space="preserve"> של מטריצות הטרנספורמציה שעובר </w:t>
      </w:r>
      <w:r w:rsidR="00C24A1D">
        <w:rPr>
          <w:rFonts w:cs="Arial"/>
        </w:rPr>
        <w:t>object1</w:t>
      </w:r>
      <w:r w:rsidR="00C24A1D">
        <w:rPr>
          <w:rFonts w:cs="Arial" w:hint="cs"/>
          <w:rtl/>
        </w:rPr>
        <w:t xml:space="preserve">. </w:t>
      </w:r>
      <w:r w:rsidR="00F56C3B">
        <w:rPr>
          <w:rFonts w:cs="Arial" w:hint="cs"/>
          <w:rtl/>
        </w:rPr>
        <w:t xml:space="preserve">בסיום המתודה </w:t>
      </w:r>
      <w:r w:rsidR="00C24A1D">
        <w:rPr>
          <w:rFonts w:cs="Arial" w:hint="cs"/>
          <w:rtl/>
        </w:rPr>
        <w:t xml:space="preserve">מתבצע </w:t>
      </w:r>
      <w:r w:rsidR="00C24A1D">
        <w:rPr>
          <w:rFonts w:cs="Arial"/>
        </w:rPr>
        <w:t>rendering</w:t>
      </w:r>
      <w:r w:rsidR="00C24A1D">
        <w:rPr>
          <w:rFonts w:cs="Arial" w:hint="cs"/>
          <w:rtl/>
        </w:rPr>
        <w:t xml:space="preserve"> של </w:t>
      </w:r>
      <w:r w:rsidR="00C24A1D">
        <w:rPr>
          <w:rFonts w:cs="Arial"/>
        </w:rPr>
        <w:t>object1</w:t>
      </w:r>
      <w:r w:rsidR="00C24A1D">
        <w:rPr>
          <w:rFonts w:cs="Arial" w:hint="cs"/>
          <w:rtl/>
        </w:rPr>
        <w:t>.</w:t>
      </w:r>
    </w:p>
    <w:p w14:paraId="2525A7DD" w14:textId="2E28AF04" w:rsidR="008A128A" w:rsidRDefault="008609A2" w:rsidP="00350061">
      <w:pPr>
        <w:bidi/>
        <w:rPr>
          <w:rtl/>
        </w:rPr>
      </w:pPr>
      <w:r>
        <w:rPr>
          <w:rFonts w:cs="Arial" w:hint="cs"/>
          <w:rtl/>
        </w:rPr>
        <w:t xml:space="preserve">בתרגיל זה תוסיפו </w:t>
      </w:r>
      <w:r>
        <w:rPr>
          <w:rFonts w:hint="cs"/>
          <w:rtl/>
        </w:rPr>
        <w:t xml:space="preserve">טרנספורמציה שתזיז את </w:t>
      </w:r>
      <w:r w:rsidR="008A128A">
        <w:rPr>
          <w:rFonts w:hint="cs"/>
          <w:rtl/>
        </w:rPr>
        <w:t>האובייק</w:t>
      </w:r>
      <w:r w:rsidR="008A128A">
        <w:rPr>
          <w:rFonts w:hint="eastAsia"/>
          <w:rtl/>
        </w:rPr>
        <w:t>ט</w:t>
      </w:r>
      <w:r>
        <w:rPr>
          <w:rFonts w:hint="cs"/>
          <w:rtl/>
        </w:rPr>
        <w:t xml:space="preserve"> </w:t>
      </w:r>
      <w:r w:rsidR="008A128A">
        <w:rPr>
          <w:rFonts w:cs="Arial"/>
        </w:rPr>
        <w:t>object1</w:t>
      </w:r>
      <w:r w:rsidR="008A128A">
        <w:rPr>
          <w:rFonts w:cs="Arial" w:hint="cs"/>
          <w:rtl/>
        </w:rPr>
        <w:t xml:space="preserve"> </w:t>
      </w:r>
      <w:r w:rsidR="00350061">
        <w:rPr>
          <w:rFonts w:cs="Arial" w:hint="cs"/>
          <w:rtl/>
        </w:rPr>
        <w:t xml:space="preserve">תזוזה קטנה </w:t>
      </w:r>
      <w:r w:rsidR="00350061">
        <w:rPr>
          <w:rFonts w:hint="cs"/>
          <w:rtl/>
        </w:rPr>
        <w:t>בכל מחזור</w:t>
      </w:r>
      <w:r w:rsidR="00350061">
        <w:rPr>
          <w:rFonts w:cs="Arial" w:hint="cs"/>
          <w:rtl/>
        </w:rPr>
        <w:t xml:space="preserve"> </w:t>
      </w:r>
      <w:r w:rsidR="00B87897">
        <w:rPr>
          <w:rFonts w:cs="Arial" w:hint="cs"/>
          <w:rtl/>
        </w:rPr>
        <w:t>לכיוון רנדומלי</w:t>
      </w:r>
      <w:r w:rsidR="00350061">
        <w:rPr>
          <w:rFonts w:cs="Arial" w:hint="cs"/>
          <w:rtl/>
        </w:rPr>
        <w:t xml:space="preserve"> ביחס למיקום במחזור הקודם</w:t>
      </w:r>
      <w:r>
        <w:rPr>
          <w:rFonts w:hint="cs"/>
          <w:rtl/>
        </w:rPr>
        <w:t>.</w:t>
      </w:r>
      <w:r w:rsidR="008A128A">
        <w:rPr>
          <w:rFonts w:hint="cs"/>
          <w:rtl/>
        </w:rPr>
        <w:t xml:space="preserve"> את הקוד הוסיפו תחת התנאי הבא במתודה </w:t>
      </w:r>
      <w:r w:rsidR="008A128A">
        <w:t>rendering</w:t>
      </w:r>
      <w:r w:rsidR="008A128A">
        <w:rPr>
          <w:rFonts w:hint="cs"/>
          <w:rtl/>
        </w:rPr>
        <w:t xml:space="preserve"> במחלקה </w:t>
      </w:r>
      <w:proofErr w:type="spellStart"/>
      <w:r w:rsidR="008A128A">
        <w:rPr>
          <w:rFonts w:hint="cs"/>
        </w:rPr>
        <w:t>W</w:t>
      </w:r>
      <w:r w:rsidR="008A128A">
        <w:t>orldModel</w:t>
      </w:r>
      <w:proofErr w:type="spellEnd"/>
      <w:r w:rsidR="008A128A">
        <w:rPr>
          <w:rFonts w:hint="cs"/>
          <w:rtl/>
        </w:rPr>
        <w:t>:</w:t>
      </w:r>
    </w:p>
    <w:p w14:paraId="0BA8AD2F" w14:textId="77777777" w:rsidR="008A128A" w:rsidRPr="008609A2" w:rsidRDefault="008A128A" w:rsidP="008A128A">
      <w:pPr>
        <w:bidi/>
      </w:pPr>
      <w:r w:rsidRPr="008609A2">
        <w:rPr>
          <w:b/>
          <w:bCs/>
        </w:rPr>
        <w:t>if</w:t>
      </w:r>
      <w:r w:rsidRPr="008609A2">
        <w:t xml:space="preserve"> (</w:t>
      </w:r>
      <w:proofErr w:type="spellStart"/>
      <w:r w:rsidRPr="008609A2">
        <w:t>exercise.ordinal</w:t>
      </w:r>
      <w:proofErr w:type="spellEnd"/>
      <w:r w:rsidRPr="008609A2">
        <w:t>() == ExerciseEnum.</w:t>
      </w:r>
      <w:r w:rsidRPr="008609A2">
        <w:rPr>
          <w:b/>
          <w:bCs/>
          <w:i/>
          <w:iCs/>
        </w:rPr>
        <w:t>EX_3_1_Object_transformation___translation</w:t>
      </w:r>
      <w:r w:rsidRPr="008609A2">
        <w:t>.ordinal()) {</w:t>
      </w:r>
    </w:p>
    <w:p w14:paraId="1D0CB5D7" w14:textId="230C5DFD" w:rsidR="008A128A" w:rsidRDefault="008A128A" w:rsidP="008A128A">
      <w:pPr>
        <w:bidi/>
        <w:rPr>
          <w:rtl/>
        </w:rPr>
      </w:pPr>
      <w:r>
        <w:rPr>
          <w:rFonts w:hint="cs"/>
          <w:rtl/>
        </w:rPr>
        <w:t>הוסיפו את הקוד הבא:</w:t>
      </w:r>
    </w:p>
    <w:p w14:paraId="7D538EE2" w14:textId="4CA9B97A" w:rsidR="008A128A" w:rsidRDefault="008A128A" w:rsidP="00B87897">
      <w:pPr>
        <w:bidi/>
        <w:rPr>
          <w:rtl/>
        </w:rPr>
      </w:pPr>
      <w:r w:rsidRPr="00E81201">
        <w:rPr>
          <w:rFonts w:hint="cs"/>
          <w:b/>
          <w:bCs/>
          <w:rtl/>
        </w:rPr>
        <w:t xml:space="preserve">א. </w:t>
      </w:r>
      <w:r w:rsidR="00676125" w:rsidRPr="00E81201">
        <w:rPr>
          <w:rFonts w:hint="cs"/>
          <w:b/>
          <w:bCs/>
          <w:rtl/>
        </w:rPr>
        <w:t>יצירת מטריצת טרנספורמציה (4)</w:t>
      </w:r>
      <w:r w:rsidR="00676125">
        <w:rPr>
          <w:rtl/>
        </w:rPr>
        <w:br/>
      </w:r>
      <w:r>
        <w:rPr>
          <w:rFonts w:hint="cs"/>
          <w:rtl/>
        </w:rPr>
        <w:t>צרו מטריצת טרנספורמציה שת</w:t>
      </w:r>
      <w:r w:rsidR="00B87897">
        <w:rPr>
          <w:rFonts w:hint="cs"/>
          <w:rtl/>
        </w:rPr>
        <w:t>זיז את האובייקט לכיוון אקראי ביחס למיקום הקודם. קיבעו את כיוון התנועה להיות אקראי וגודלו כמה פיקסלים לשני הצירים</w:t>
      </w:r>
      <w:r>
        <w:rPr>
          <w:rFonts w:hint="cs"/>
          <w:rtl/>
        </w:rPr>
        <w:t>.</w:t>
      </w:r>
    </w:p>
    <w:p w14:paraId="4D9A868D" w14:textId="6B6D67CD" w:rsidR="008A128A" w:rsidRDefault="00DD5705" w:rsidP="00DD5705">
      <w:pPr>
        <w:bidi/>
      </w:pPr>
      <w:r w:rsidRPr="00E81201">
        <w:rPr>
          <w:rFonts w:hint="cs"/>
          <w:b/>
          <w:bCs/>
          <w:rtl/>
        </w:rPr>
        <w:lastRenderedPageBreak/>
        <w:t xml:space="preserve">ב. </w:t>
      </w:r>
      <w:proofErr w:type="spellStart"/>
      <w:r w:rsidR="00676125" w:rsidRPr="00E81201">
        <w:rPr>
          <w:rFonts w:hint="cs"/>
          <w:b/>
          <w:bCs/>
          <w:rtl/>
        </w:rPr>
        <w:t>עידכון</w:t>
      </w:r>
      <w:proofErr w:type="spellEnd"/>
      <w:r w:rsidR="00676125" w:rsidRPr="00E81201">
        <w:rPr>
          <w:rFonts w:hint="cs"/>
          <w:b/>
          <w:bCs/>
          <w:rtl/>
        </w:rPr>
        <w:t xml:space="preserve"> מטריצת המידול של </w:t>
      </w:r>
      <w:r w:rsidR="00676125" w:rsidRPr="00E81201">
        <w:rPr>
          <w:b/>
          <w:bCs/>
        </w:rPr>
        <w:t>object1</w:t>
      </w:r>
      <w:r w:rsidR="00676125" w:rsidRPr="00E81201">
        <w:rPr>
          <w:rFonts w:hint="cs"/>
          <w:b/>
          <w:bCs/>
          <w:rtl/>
        </w:rPr>
        <w:t xml:space="preserve"> (1)</w:t>
      </w:r>
      <w:r w:rsidR="00676125">
        <w:rPr>
          <w:rtl/>
        </w:rPr>
        <w:br/>
      </w:r>
      <w:r>
        <w:rPr>
          <w:rFonts w:hint="cs"/>
          <w:rtl/>
        </w:rPr>
        <w:t xml:space="preserve">עדכנו את מטריצת הטרנספורמציה שהאובייקט </w:t>
      </w:r>
      <w:r>
        <w:t>object1</w:t>
      </w:r>
      <w:r>
        <w:rPr>
          <w:rFonts w:hint="cs"/>
          <w:rtl/>
        </w:rPr>
        <w:t xml:space="preserve"> עובר בעזרת הקריאה למתודה</w:t>
      </w:r>
      <w:r w:rsidR="008A128A">
        <w:rPr>
          <w:rFonts w:hint="cs"/>
          <w:rtl/>
        </w:rPr>
        <w:t xml:space="preserve"> </w:t>
      </w:r>
      <w:proofErr w:type="spellStart"/>
      <w:r w:rsidR="008A128A" w:rsidRPr="008609A2">
        <w:t>setModelM</w:t>
      </w:r>
      <w:proofErr w:type="spellEnd"/>
      <w:r w:rsidR="008A128A">
        <w:rPr>
          <w:rFonts w:hint="cs"/>
          <w:rtl/>
        </w:rPr>
        <w:t xml:space="preserve"> של האובייקט </w:t>
      </w:r>
      <w:r w:rsidR="008A128A" w:rsidRPr="008609A2">
        <w:t>object1</w:t>
      </w:r>
      <w:r w:rsidR="00C24A1D">
        <w:rPr>
          <w:rFonts w:hint="cs"/>
          <w:rtl/>
        </w:rPr>
        <w:t xml:space="preserve"> שמקבלת מ</w:t>
      </w:r>
      <w:r>
        <w:rPr>
          <w:rFonts w:hint="cs"/>
          <w:rtl/>
        </w:rPr>
        <w:t>טריצה.</w:t>
      </w:r>
    </w:p>
    <w:p w14:paraId="3F8F0CFB" w14:textId="2498DA93" w:rsidR="003154D4" w:rsidRDefault="003154D4" w:rsidP="0025419A">
      <w:pPr>
        <w:bidi/>
        <w:rPr>
          <w:rtl/>
        </w:rPr>
      </w:pPr>
      <w:r>
        <w:rPr>
          <w:rFonts w:hint="cs"/>
          <w:rtl/>
        </w:rPr>
        <w:t>הריצו את התוכנית</w:t>
      </w:r>
      <w:r w:rsidR="0025419A">
        <w:rPr>
          <w:rFonts w:hint="cs"/>
          <w:rtl/>
        </w:rPr>
        <w:t>, שנו את התרגיל לתרגיל 3.1 בחלק התחתון של החלון,</w:t>
      </w:r>
      <w:r>
        <w:rPr>
          <w:rFonts w:hint="cs"/>
          <w:rtl/>
        </w:rPr>
        <w:t xml:space="preserve"> ושנו את מצב האנימציה ל-</w:t>
      </w:r>
      <w:r>
        <w:t>True</w:t>
      </w:r>
      <w:r>
        <w:rPr>
          <w:rFonts w:hint="cs"/>
          <w:rtl/>
        </w:rPr>
        <w:t xml:space="preserve"> כמו בתמונה הבאה</w:t>
      </w:r>
      <w:r w:rsidR="00B5728B">
        <w:rPr>
          <w:rFonts w:hint="cs"/>
          <w:rtl/>
        </w:rPr>
        <w:t xml:space="preserve">. במצב כזה מתבצע </w:t>
      </w:r>
      <w:r w:rsidR="00B5728B">
        <w:t>rendering</w:t>
      </w:r>
      <w:r w:rsidR="00B5728B">
        <w:rPr>
          <w:rFonts w:hint="cs"/>
          <w:rtl/>
        </w:rPr>
        <w:t xml:space="preserve"> ברצף ולא רק </w:t>
      </w:r>
      <w:r w:rsidR="00B5728B">
        <w:t>rendering</w:t>
      </w:r>
      <w:r w:rsidR="00B5728B">
        <w:rPr>
          <w:rFonts w:hint="cs"/>
          <w:rtl/>
        </w:rPr>
        <w:t xml:space="preserve"> של תמונה בודדת. האנימציה נוצרת הודות לשינוי ב-</w:t>
      </w:r>
      <w:r w:rsidR="00B5728B">
        <w:t>rendering</w:t>
      </w:r>
      <w:r w:rsidR="00B5728B">
        <w:rPr>
          <w:rFonts w:hint="cs"/>
          <w:rtl/>
        </w:rPr>
        <w:t xml:space="preserve"> כפונקציה של המשתנה </w:t>
      </w:r>
      <w:r w:rsidR="00B5728B">
        <w:t>counter</w:t>
      </w:r>
      <w:r w:rsidR="00B5728B">
        <w:rPr>
          <w:rFonts w:hint="cs"/>
          <w:rtl/>
        </w:rPr>
        <w:t>.</w:t>
      </w:r>
    </w:p>
    <w:p w14:paraId="6FA4D69D" w14:textId="07A49057" w:rsidR="003154D4" w:rsidRDefault="003154D4" w:rsidP="003154D4">
      <w:pPr>
        <w:bidi/>
      </w:pPr>
      <w:r w:rsidRPr="003154D4">
        <w:rPr>
          <w:rFonts w:cs="Arial"/>
          <w:noProof/>
          <w:rtl/>
        </w:rPr>
        <w:drawing>
          <wp:inline distT="0" distB="0" distL="0" distR="0" wp14:anchorId="4F420284" wp14:editId="402B867F">
            <wp:extent cx="3333540" cy="79981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169"/>
                    <a:stretch/>
                  </pic:blipFill>
                  <pic:spPr bwMode="auto">
                    <a:xfrm>
                      <a:off x="0" y="0"/>
                      <a:ext cx="3370050" cy="808572"/>
                    </a:xfrm>
                    <a:prstGeom prst="rect">
                      <a:avLst/>
                    </a:prstGeom>
                    <a:ln>
                      <a:noFill/>
                    </a:ln>
                    <a:extLst>
                      <a:ext uri="{53640926-AAD7-44D8-BBD7-CCE9431645EC}">
                        <a14:shadowObscured xmlns:a14="http://schemas.microsoft.com/office/drawing/2010/main"/>
                      </a:ext>
                    </a:extLst>
                  </pic:spPr>
                </pic:pic>
              </a:graphicData>
            </a:graphic>
          </wp:inline>
        </w:drawing>
      </w:r>
    </w:p>
    <w:p w14:paraId="2F61B8DF" w14:textId="431FD961" w:rsidR="00DD5705" w:rsidRDefault="00DD5705" w:rsidP="00DD5705">
      <w:pPr>
        <w:pStyle w:val="Heading2"/>
        <w:bidi/>
        <w:rPr>
          <w:rtl/>
        </w:rPr>
      </w:pPr>
      <w:r>
        <w:rPr>
          <w:rFonts w:hint="cs"/>
          <w:rtl/>
        </w:rPr>
        <w:t>תרגיל 3.2</w:t>
      </w:r>
      <w:r w:rsidR="0025419A">
        <w:rPr>
          <w:rFonts w:hint="cs"/>
          <w:rtl/>
        </w:rPr>
        <w:t xml:space="preserve"> (3)</w:t>
      </w:r>
    </w:p>
    <w:p w14:paraId="092CBC73" w14:textId="57B99EE6" w:rsidR="003154D4" w:rsidRDefault="00DD5705" w:rsidP="00C24A1D">
      <w:pPr>
        <w:bidi/>
        <w:rPr>
          <w:rFonts w:cs="Arial"/>
        </w:rPr>
      </w:pPr>
      <w:r>
        <w:rPr>
          <w:rFonts w:hint="cs"/>
          <w:rtl/>
        </w:rPr>
        <w:t xml:space="preserve">בדומה לתרגיל הקודם </w:t>
      </w:r>
      <w:r w:rsidR="00C24A1D">
        <w:rPr>
          <w:rFonts w:hint="cs"/>
          <w:rtl/>
        </w:rPr>
        <w:t xml:space="preserve">את תרגיל זה ממשו </w:t>
      </w:r>
      <w:r>
        <w:rPr>
          <w:rFonts w:hint="cs"/>
          <w:rtl/>
        </w:rPr>
        <w:t>תחת התנאי:</w:t>
      </w:r>
      <w:r>
        <w:rPr>
          <w:rtl/>
        </w:rPr>
        <w:br/>
      </w:r>
      <w:r>
        <w:rPr>
          <w:rFonts w:cs="Arial"/>
          <w:rtl/>
        </w:rPr>
        <w:tab/>
      </w:r>
      <w:r w:rsidRPr="00DD5705">
        <w:t>if (</w:t>
      </w:r>
      <w:proofErr w:type="spellStart"/>
      <w:r w:rsidRPr="00DD5705">
        <w:t>exercise.ordinal</w:t>
      </w:r>
      <w:proofErr w:type="spellEnd"/>
      <w:r w:rsidRPr="00DD5705">
        <w:t>() == ExerciseEnum.EX_3_2_Object_transformation___scale.ordinal())</w:t>
      </w:r>
      <w:r w:rsidRPr="00DD5705">
        <w:rPr>
          <w:rFonts w:cs="Arial"/>
          <w:rtl/>
        </w:rPr>
        <w:t xml:space="preserve"> </w:t>
      </w:r>
    </w:p>
    <w:p w14:paraId="48563CA7" w14:textId="1F9A76F5" w:rsidR="00DD5705" w:rsidRDefault="003154D4" w:rsidP="003154D4">
      <w:pPr>
        <w:bidi/>
        <w:rPr>
          <w:rtl/>
        </w:rPr>
      </w:pPr>
      <w:r>
        <w:rPr>
          <w:rFonts w:cs="Arial" w:hint="cs"/>
          <w:rtl/>
        </w:rPr>
        <w:t>ממשו הגדלה והקטנה של גודל האובי</w:t>
      </w:r>
      <w:r w:rsidR="00C24A1D">
        <w:rPr>
          <w:rFonts w:cs="Arial" w:hint="cs"/>
          <w:rtl/>
        </w:rPr>
        <w:t>י</w:t>
      </w:r>
      <w:r>
        <w:rPr>
          <w:rFonts w:cs="Arial" w:hint="cs"/>
          <w:rtl/>
        </w:rPr>
        <w:t>קט באנימציה מגודל של 90% לגודל של 110% מגודל האובי</w:t>
      </w:r>
      <w:r w:rsidR="00C24A1D">
        <w:rPr>
          <w:rFonts w:cs="Arial" w:hint="cs"/>
          <w:rtl/>
        </w:rPr>
        <w:t>י</w:t>
      </w:r>
      <w:r>
        <w:rPr>
          <w:rFonts w:cs="Arial" w:hint="cs"/>
          <w:rtl/>
        </w:rPr>
        <w:t>קט המקורי</w:t>
      </w:r>
      <w:r w:rsidR="00C24A1D">
        <w:rPr>
          <w:rFonts w:cs="Arial" w:hint="cs"/>
          <w:rtl/>
        </w:rPr>
        <w:t xml:space="preserve"> וחוזר חלילה</w:t>
      </w:r>
      <w:r>
        <w:rPr>
          <w:rFonts w:cs="Arial" w:hint="cs"/>
          <w:rtl/>
        </w:rPr>
        <w:t>.</w:t>
      </w:r>
      <w:r w:rsidR="00B87897">
        <w:rPr>
          <w:rFonts w:cs="Arial" w:hint="cs"/>
          <w:rtl/>
        </w:rPr>
        <w:t xml:space="preserve"> </w:t>
      </w:r>
      <w:r w:rsidR="00B87897">
        <w:rPr>
          <w:rFonts w:hint="cs"/>
          <w:rtl/>
        </w:rPr>
        <w:t xml:space="preserve">השתמשו לשם כך במשתנה </w:t>
      </w:r>
      <w:r w:rsidR="00B87897">
        <w:t>counter</w:t>
      </w:r>
      <w:r w:rsidR="00B87897">
        <w:rPr>
          <w:rFonts w:hint="cs"/>
          <w:rtl/>
        </w:rPr>
        <w:t xml:space="preserve"> שהוא מונה של מספר </w:t>
      </w:r>
      <w:proofErr w:type="spellStart"/>
      <w:r w:rsidR="00B87897">
        <w:rPr>
          <w:rFonts w:hint="cs"/>
          <w:rtl/>
        </w:rPr>
        <w:t>הפריימים</w:t>
      </w:r>
      <w:proofErr w:type="spellEnd"/>
      <w:r w:rsidR="00B87897">
        <w:rPr>
          <w:rFonts w:hint="cs"/>
          <w:rtl/>
        </w:rPr>
        <w:t>.</w:t>
      </w:r>
      <w:r w:rsidR="00DD5705">
        <w:rPr>
          <w:rFonts w:cs="Arial"/>
          <w:rtl/>
        </w:rPr>
        <w:br/>
      </w:r>
    </w:p>
    <w:p w14:paraId="1191B17E" w14:textId="0D34484C" w:rsidR="003154D4" w:rsidRDefault="003154D4" w:rsidP="00774DF6">
      <w:pPr>
        <w:pStyle w:val="Heading2"/>
        <w:bidi/>
        <w:rPr>
          <w:rtl/>
        </w:rPr>
      </w:pPr>
      <w:r>
        <w:rPr>
          <w:rFonts w:hint="cs"/>
          <w:rtl/>
        </w:rPr>
        <w:t>תרגיל 3.</w:t>
      </w:r>
      <w:r w:rsidR="00774DF6">
        <w:rPr>
          <w:rFonts w:hint="cs"/>
          <w:rtl/>
        </w:rPr>
        <w:t>3</w:t>
      </w:r>
      <w:r w:rsidR="0025419A">
        <w:rPr>
          <w:rFonts w:hint="cs"/>
          <w:rtl/>
        </w:rPr>
        <w:t xml:space="preserve"> (23)</w:t>
      </w:r>
    </w:p>
    <w:p w14:paraId="0BC953E0" w14:textId="0E7170BD" w:rsidR="00774DF6" w:rsidRDefault="00C24A1D" w:rsidP="00774DF6">
      <w:pPr>
        <w:bidi/>
        <w:rPr>
          <w:rFonts w:cs="Arial"/>
        </w:rPr>
      </w:pPr>
      <w:r>
        <w:rPr>
          <w:rFonts w:hint="cs"/>
          <w:rtl/>
        </w:rPr>
        <w:t>בדומה לתרגיל הקודם את תרגיל זה ממשו תחת התנאי:</w:t>
      </w:r>
      <w:r w:rsidR="00774DF6">
        <w:rPr>
          <w:rtl/>
        </w:rPr>
        <w:br/>
      </w:r>
      <w:r w:rsidR="00774DF6" w:rsidRPr="00DD5705">
        <w:t>if (</w:t>
      </w:r>
      <w:proofErr w:type="spellStart"/>
      <w:r w:rsidR="00774DF6" w:rsidRPr="00DD5705">
        <w:t>exercise.ordinal</w:t>
      </w:r>
      <w:proofErr w:type="spellEnd"/>
      <w:r w:rsidR="00774DF6" w:rsidRPr="00DD5705">
        <w:t xml:space="preserve">() == </w:t>
      </w:r>
      <w:proofErr w:type="spellStart"/>
      <w:r w:rsidR="00774DF6" w:rsidRPr="00DD5705">
        <w:t>ExerciseEnum</w:t>
      </w:r>
      <w:proofErr w:type="spellEnd"/>
      <w:r w:rsidR="00774DF6" w:rsidRPr="00DD5705">
        <w:t>.</w:t>
      </w:r>
      <w:r w:rsidR="00774DF6" w:rsidRPr="00774DF6">
        <w:t xml:space="preserve"> EX_3_3_Object_transformation___4_objects</w:t>
      </w:r>
      <w:r w:rsidR="00774DF6" w:rsidRPr="00DD5705">
        <w:t>.ordinal())</w:t>
      </w:r>
      <w:r w:rsidR="00774DF6" w:rsidRPr="00DD5705">
        <w:rPr>
          <w:rFonts w:cs="Arial"/>
          <w:rtl/>
        </w:rPr>
        <w:t xml:space="preserve"> </w:t>
      </w:r>
    </w:p>
    <w:p w14:paraId="66D49110" w14:textId="332B2859" w:rsidR="00774DF6" w:rsidRDefault="00774DF6" w:rsidP="00BC6FB0">
      <w:pPr>
        <w:bidi/>
        <w:rPr>
          <w:rtl/>
        </w:rPr>
      </w:pPr>
      <w:r>
        <w:rPr>
          <w:rFonts w:hint="cs"/>
          <w:rtl/>
        </w:rPr>
        <w:t xml:space="preserve">כרגע יש רק אובייקט אחד במודל אך אפשר לעשות עליו טרנספורמציות ולעשות לו </w:t>
      </w:r>
      <w:r>
        <w:t>rendering</w:t>
      </w:r>
      <w:r>
        <w:rPr>
          <w:rFonts w:hint="cs"/>
          <w:rtl/>
        </w:rPr>
        <w:t xml:space="preserve"> כמה פעמים. בתרגיל זה נצייר את האובייקט מוקטן פי שניים </w:t>
      </w:r>
      <w:r w:rsidR="00BC6FB0">
        <w:rPr>
          <w:rFonts w:hint="cs"/>
          <w:rtl/>
        </w:rPr>
        <w:t>ב</w:t>
      </w:r>
      <w:r>
        <w:rPr>
          <w:rFonts w:hint="cs"/>
          <w:rtl/>
        </w:rPr>
        <w:t>ארבע</w:t>
      </w:r>
      <w:r w:rsidR="00BC6FB0">
        <w:rPr>
          <w:rFonts w:hint="cs"/>
          <w:rtl/>
        </w:rPr>
        <w:t>ה</w:t>
      </w:r>
      <w:r>
        <w:rPr>
          <w:rFonts w:hint="cs"/>
          <w:rtl/>
        </w:rPr>
        <w:t xml:space="preserve"> </w:t>
      </w:r>
      <w:r w:rsidR="00BC6FB0">
        <w:rPr>
          <w:rFonts w:hint="cs"/>
          <w:rtl/>
        </w:rPr>
        <w:t>מיקומים שונים,</w:t>
      </w:r>
      <w:r>
        <w:rPr>
          <w:rFonts w:hint="cs"/>
          <w:rtl/>
        </w:rPr>
        <w:t xml:space="preserve"> כמו בצילום הבא:</w:t>
      </w:r>
    </w:p>
    <w:p w14:paraId="75CA09BF" w14:textId="06BC4EC5" w:rsidR="00774DF6" w:rsidRDefault="000B4922" w:rsidP="00774DF6">
      <w:pPr>
        <w:bidi/>
        <w:rPr>
          <w:rtl/>
        </w:rPr>
      </w:pPr>
      <w:r w:rsidRPr="000B4922">
        <w:rPr>
          <w:rFonts w:cs="Arial"/>
          <w:noProof/>
          <w:rtl/>
        </w:rPr>
        <w:drawing>
          <wp:inline distT="0" distB="0" distL="0" distR="0" wp14:anchorId="3F809AD5" wp14:editId="3961EB1E">
            <wp:extent cx="2417831" cy="2417831"/>
            <wp:effectExtent l="0" t="0" r="1905" b="1905"/>
            <wp:docPr id="5" name="Picture 5" descr="D:\My_Documents\OneDrive - ORT Braude College of Engineering\DOK\Graphics\workspace\Rasterization\Model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uments\OneDrive - ORT Braude College of Engineering\DOK\Graphics\workspace\Rasterization\Models\untitled.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896" cy="2432896"/>
                    </a:xfrm>
                    <a:prstGeom prst="rect">
                      <a:avLst/>
                    </a:prstGeom>
                    <a:noFill/>
                    <a:ln>
                      <a:noFill/>
                    </a:ln>
                  </pic:spPr>
                </pic:pic>
              </a:graphicData>
            </a:graphic>
          </wp:inline>
        </w:drawing>
      </w:r>
    </w:p>
    <w:p w14:paraId="58DDBD0C" w14:textId="26D1DF15" w:rsidR="003154D4" w:rsidRDefault="00774DF6" w:rsidP="003A7B04">
      <w:pPr>
        <w:bidi/>
      </w:pPr>
      <w:r>
        <w:rPr>
          <w:rFonts w:hint="cs"/>
          <w:rtl/>
        </w:rPr>
        <w:t xml:space="preserve">לשם כך עליכם לעדכן בכל פעם את הטרנספורמציה שעובר </w:t>
      </w:r>
      <w:r>
        <w:t>object1</w:t>
      </w:r>
      <w:r>
        <w:rPr>
          <w:rFonts w:hint="cs"/>
          <w:rtl/>
        </w:rPr>
        <w:t xml:space="preserve"> ע"י קריאה למתודה שלו </w:t>
      </w:r>
      <w:proofErr w:type="spellStart"/>
      <w:r>
        <w:t>setModelM</w:t>
      </w:r>
      <w:proofErr w:type="spellEnd"/>
      <w:r>
        <w:rPr>
          <w:rFonts w:hint="cs"/>
          <w:rtl/>
        </w:rPr>
        <w:t xml:space="preserve"> ואחר כך לצייר את המודל ע"י קריאה למתודה </w:t>
      </w:r>
      <w:r>
        <w:t>render</w:t>
      </w:r>
      <w:r>
        <w:rPr>
          <w:rFonts w:hint="cs"/>
          <w:rtl/>
        </w:rPr>
        <w:t xml:space="preserve"> </w:t>
      </w:r>
      <w:r w:rsidR="00BC6FB0">
        <w:rPr>
          <w:rFonts w:hint="cs"/>
          <w:rtl/>
        </w:rPr>
        <w:t>ש</w:t>
      </w:r>
      <w:r>
        <w:rPr>
          <w:rFonts w:hint="cs"/>
          <w:rtl/>
        </w:rPr>
        <w:t>כרגע נקראת רק פעם אחת.</w:t>
      </w:r>
      <w:r w:rsidR="00F56C3B">
        <w:rPr>
          <w:rFonts w:hint="cs"/>
          <w:rtl/>
        </w:rPr>
        <w:t xml:space="preserve"> עבור הטרנספורמציה האחרונה לא תצטרכו להוסיף קריאה למתודה </w:t>
      </w:r>
      <w:r w:rsidR="00F56C3B">
        <w:t>render</w:t>
      </w:r>
      <w:r w:rsidR="00F56C3B">
        <w:rPr>
          <w:rFonts w:hint="cs"/>
          <w:rtl/>
        </w:rPr>
        <w:t xml:space="preserve"> כי היא כבר קיימת בסוף המתודה.</w:t>
      </w:r>
    </w:p>
    <w:p w14:paraId="4708184F" w14:textId="77777777" w:rsidR="00EF2A42" w:rsidRDefault="00EF2A42">
      <w:pPr>
        <w:rPr>
          <w:rFonts w:asciiTheme="majorHAnsi" w:eastAsiaTheme="majorEastAsia" w:hAnsiTheme="majorHAnsi" w:cstheme="majorBidi"/>
          <w:color w:val="2E74B5" w:themeColor="accent1" w:themeShade="BF"/>
          <w:sz w:val="32"/>
          <w:szCs w:val="32"/>
          <w:rtl/>
        </w:rPr>
      </w:pPr>
      <w:r>
        <w:rPr>
          <w:rtl/>
        </w:rPr>
        <w:br w:type="page"/>
      </w:r>
    </w:p>
    <w:p w14:paraId="764DC10C" w14:textId="064E96BA" w:rsidR="0032177A" w:rsidRDefault="0032177A" w:rsidP="0032177A">
      <w:pPr>
        <w:pStyle w:val="Heading1"/>
        <w:bidi/>
        <w:rPr>
          <w:rtl/>
        </w:rPr>
      </w:pPr>
      <w:r>
        <w:rPr>
          <w:rFonts w:hint="cs"/>
          <w:rtl/>
        </w:rPr>
        <w:lastRenderedPageBreak/>
        <w:t xml:space="preserve">חלק 4 </w:t>
      </w:r>
      <w:r>
        <w:rPr>
          <w:rtl/>
        </w:rPr>
        <w:t>–</w:t>
      </w:r>
      <w:r>
        <w:rPr>
          <w:rFonts w:hint="cs"/>
          <w:rtl/>
        </w:rPr>
        <w:t xml:space="preserve"> הטלה אורתוגרפית וטרנספורמצי</w:t>
      </w:r>
      <w:r w:rsidR="00C2192F">
        <w:rPr>
          <w:rFonts w:hint="cs"/>
          <w:rtl/>
        </w:rPr>
        <w:t>י</w:t>
      </w:r>
      <w:r>
        <w:rPr>
          <w:rFonts w:hint="cs"/>
          <w:rtl/>
        </w:rPr>
        <w:t xml:space="preserve">ת </w:t>
      </w:r>
      <w:r>
        <w:t>viewport</w:t>
      </w:r>
      <w:r w:rsidR="00C42417">
        <w:rPr>
          <w:rFonts w:hint="cs"/>
          <w:rtl/>
        </w:rPr>
        <w:t xml:space="preserve"> (17)</w:t>
      </w:r>
    </w:p>
    <w:p w14:paraId="1FF3D230" w14:textId="311BEEBB" w:rsidR="0032177A" w:rsidRDefault="00BB557A" w:rsidP="00D44A5C">
      <w:pPr>
        <w:bidi/>
        <w:rPr>
          <w:rtl/>
        </w:rPr>
      </w:pPr>
      <w:r>
        <w:rPr>
          <w:rFonts w:hint="cs"/>
          <w:rtl/>
        </w:rPr>
        <w:t xml:space="preserve">בתרגיל זה תממשו </w:t>
      </w:r>
      <w:r w:rsidR="00F206F0">
        <w:rPr>
          <w:rFonts w:hint="cs"/>
          <w:rtl/>
        </w:rPr>
        <w:t xml:space="preserve">את הטרנספורמציות של </w:t>
      </w:r>
      <w:r w:rsidR="00D44A5C">
        <w:rPr>
          <w:rFonts w:hint="cs"/>
          <w:rtl/>
        </w:rPr>
        <w:t>קודקודים</w:t>
      </w:r>
      <w:r w:rsidR="00F206F0">
        <w:rPr>
          <w:rFonts w:hint="cs"/>
          <w:rtl/>
        </w:rPr>
        <w:t xml:space="preserve"> באובייקט למיקום של</w:t>
      </w:r>
      <w:r w:rsidR="00D44A5C">
        <w:rPr>
          <w:rFonts w:hint="cs"/>
          <w:rtl/>
        </w:rPr>
        <w:t>הן</w:t>
      </w:r>
      <w:r w:rsidR="00F206F0">
        <w:rPr>
          <w:rFonts w:hint="cs"/>
          <w:rtl/>
        </w:rPr>
        <w:t xml:space="preserve"> בחלון. לשם כך תעדכנו את המתודה </w:t>
      </w:r>
      <w:proofErr w:type="spellStart"/>
      <w:r w:rsidR="00F206F0">
        <w:t>vertexProcessing</w:t>
      </w:r>
      <w:proofErr w:type="spellEnd"/>
      <w:r w:rsidR="00F206F0">
        <w:rPr>
          <w:rFonts w:hint="cs"/>
          <w:rtl/>
        </w:rPr>
        <w:t xml:space="preserve"> </w:t>
      </w:r>
      <w:r w:rsidR="00D44A5C">
        <w:rPr>
          <w:rFonts w:hint="cs"/>
          <w:rtl/>
        </w:rPr>
        <w:t xml:space="preserve">של המחלקה </w:t>
      </w:r>
      <w:proofErr w:type="spellStart"/>
      <w:r w:rsidR="00D44A5C" w:rsidRPr="00D44A5C">
        <w:t>ObjectModel</w:t>
      </w:r>
      <w:proofErr w:type="spellEnd"/>
      <w:r w:rsidR="00D44A5C">
        <w:rPr>
          <w:rFonts w:hint="cs"/>
          <w:rtl/>
        </w:rPr>
        <w:t xml:space="preserve"> על מנת ש</w:t>
      </w:r>
      <w:r w:rsidR="00F206F0">
        <w:rPr>
          <w:rFonts w:hint="cs"/>
          <w:rtl/>
        </w:rPr>
        <w:t xml:space="preserve">תבצע את הטרנספורמציות האלו על קודקודי האובייקט. כמו כן תעדכנו במתודה </w:t>
      </w:r>
      <w:r w:rsidR="00F206F0">
        <w:t>render</w:t>
      </w:r>
      <w:r w:rsidR="00F206F0">
        <w:rPr>
          <w:rFonts w:hint="cs"/>
          <w:rtl/>
        </w:rPr>
        <w:t xml:space="preserve"> של המחלקה </w:t>
      </w:r>
      <w:proofErr w:type="spellStart"/>
      <w:r w:rsidR="00F206F0">
        <w:t>WorldModel</w:t>
      </w:r>
      <w:proofErr w:type="spellEnd"/>
      <w:r w:rsidR="00D44A5C">
        <w:rPr>
          <w:rFonts w:hint="cs"/>
          <w:rtl/>
        </w:rPr>
        <w:t xml:space="preserve"> את מטריצות הטרנספורמציה</w:t>
      </w:r>
      <w:r w:rsidR="003969B0">
        <w:rPr>
          <w:rFonts w:hint="cs"/>
          <w:rtl/>
        </w:rPr>
        <w:t xml:space="preserve"> של המחלקה </w:t>
      </w:r>
      <w:proofErr w:type="spellStart"/>
      <w:r w:rsidR="003969B0">
        <w:t>ObjectModel</w:t>
      </w:r>
      <w:proofErr w:type="spellEnd"/>
      <w:r w:rsidR="00F206F0">
        <w:rPr>
          <w:rFonts w:hint="cs"/>
          <w:rtl/>
        </w:rPr>
        <w:t>.</w:t>
      </w:r>
      <w:r w:rsidR="0032177A">
        <w:rPr>
          <w:rFonts w:hint="cs"/>
          <w:rtl/>
        </w:rPr>
        <w:t xml:space="preserve"> </w:t>
      </w:r>
    </w:p>
    <w:p w14:paraId="67D33368" w14:textId="1B7D73E4" w:rsidR="0032177A" w:rsidRDefault="0032177A" w:rsidP="00F206F0">
      <w:pPr>
        <w:pStyle w:val="Heading2"/>
        <w:bidi/>
        <w:rPr>
          <w:rtl/>
        </w:rPr>
      </w:pPr>
      <w:r>
        <w:rPr>
          <w:rFonts w:hint="cs"/>
          <w:rtl/>
        </w:rPr>
        <w:t xml:space="preserve">תרגיל </w:t>
      </w:r>
      <w:r w:rsidR="00F206F0">
        <w:rPr>
          <w:rFonts w:hint="cs"/>
          <w:rtl/>
        </w:rPr>
        <w:t>4</w:t>
      </w:r>
    </w:p>
    <w:p w14:paraId="5C7D135A" w14:textId="76B2464B" w:rsidR="00490F3A" w:rsidRPr="00375263" w:rsidRDefault="00F206F0" w:rsidP="00F849DF">
      <w:pPr>
        <w:bidi/>
        <w:rPr>
          <w:b/>
          <w:bCs/>
          <w:rtl/>
        </w:rPr>
      </w:pPr>
      <w:r w:rsidRPr="00375263">
        <w:rPr>
          <w:rFonts w:hint="cs"/>
          <w:b/>
          <w:bCs/>
          <w:rtl/>
        </w:rPr>
        <w:t xml:space="preserve">א. </w:t>
      </w:r>
      <w:proofErr w:type="spellStart"/>
      <w:r w:rsidR="00490F3A" w:rsidRPr="00375263">
        <w:rPr>
          <w:rFonts w:hint="cs"/>
          <w:b/>
          <w:bCs/>
          <w:rtl/>
        </w:rPr>
        <w:t>עידכון</w:t>
      </w:r>
      <w:proofErr w:type="spellEnd"/>
      <w:r w:rsidR="00490F3A" w:rsidRPr="00375263">
        <w:rPr>
          <w:rFonts w:hint="cs"/>
          <w:b/>
          <w:bCs/>
          <w:rtl/>
        </w:rPr>
        <w:t xml:space="preserve"> המתודה </w:t>
      </w:r>
      <w:proofErr w:type="spellStart"/>
      <w:r w:rsidR="00490F3A" w:rsidRPr="00375263">
        <w:rPr>
          <w:b/>
          <w:bCs/>
        </w:rPr>
        <w:t>vertexProcessing</w:t>
      </w:r>
      <w:proofErr w:type="spellEnd"/>
      <w:r w:rsidR="00490F3A" w:rsidRPr="00375263">
        <w:rPr>
          <w:rFonts w:hint="cs"/>
          <w:b/>
          <w:bCs/>
          <w:rtl/>
        </w:rPr>
        <w:t xml:space="preserve"> של המחלקה </w:t>
      </w:r>
      <w:proofErr w:type="spellStart"/>
      <w:r w:rsidR="00490F3A" w:rsidRPr="00375263">
        <w:rPr>
          <w:b/>
          <w:bCs/>
        </w:rPr>
        <w:t>ObjectModel</w:t>
      </w:r>
      <w:proofErr w:type="spellEnd"/>
      <w:r w:rsidR="00C42417">
        <w:rPr>
          <w:rFonts w:hint="cs"/>
          <w:b/>
          <w:bCs/>
          <w:rtl/>
        </w:rPr>
        <w:t xml:space="preserve"> (12)</w:t>
      </w:r>
    </w:p>
    <w:p w14:paraId="4D2BBF92" w14:textId="6C18E0AD" w:rsidR="00F36D50" w:rsidRDefault="00F36D50" w:rsidP="00410DD3">
      <w:pPr>
        <w:bidi/>
        <w:rPr>
          <w:rtl/>
        </w:rPr>
      </w:pPr>
      <w:r>
        <w:rPr>
          <w:rFonts w:hint="cs"/>
          <w:rtl/>
        </w:rPr>
        <w:t xml:space="preserve">המתודה </w:t>
      </w:r>
      <w:proofErr w:type="spellStart"/>
      <w:r>
        <w:t>vertexProcessing</w:t>
      </w:r>
      <w:proofErr w:type="spellEnd"/>
      <w:r>
        <w:rPr>
          <w:rFonts w:hint="cs"/>
          <w:rtl/>
        </w:rPr>
        <w:t xml:space="preserve"> מחשבת את הטרנספורמציות שעובר כל קודקוד באובייקט. כדי שהתרגיל הקודם על טרנספורמציות יעבוד לנו במתודה </w:t>
      </w:r>
      <w:proofErr w:type="spellStart"/>
      <w:r>
        <w:t>vetexProcessing</w:t>
      </w:r>
      <w:proofErr w:type="spellEnd"/>
      <w:r>
        <w:rPr>
          <w:rFonts w:hint="cs"/>
          <w:rtl/>
        </w:rPr>
        <w:t xml:space="preserve"> כבר יש חישוב של מיקום הנקודה </w:t>
      </w:r>
      <w:proofErr w:type="spellStart"/>
      <w:r>
        <w:rPr>
          <w:rFonts w:hint="cs"/>
          <w:rtl/>
        </w:rPr>
        <w:t>בקאורדינטות</w:t>
      </w:r>
      <w:proofErr w:type="spellEnd"/>
      <w:r>
        <w:rPr>
          <w:rFonts w:hint="cs"/>
          <w:rtl/>
        </w:rPr>
        <w:t xml:space="preserve"> החלון בעזרת ביצוע </w:t>
      </w:r>
      <w:proofErr w:type="spellStart"/>
      <w:r>
        <w:rPr>
          <w:rFonts w:hint="cs"/>
          <w:rtl/>
        </w:rPr>
        <w:t>טרנספורמצית</w:t>
      </w:r>
      <w:proofErr w:type="spellEnd"/>
      <w:r>
        <w:rPr>
          <w:rFonts w:hint="cs"/>
          <w:rtl/>
        </w:rPr>
        <w:t xml:space="preserve"> מידול בלבד</w:t>
      </w:r>
      <w:r w:rsidR="00410DD3">
        <w:rPr>
          <w:rFonts w:hint="cs"/>
          <w:rtl/>
        </w:rPr>
        <w:t xml:space="preserve"> </w:t>
      </w:r>
      <w:proofErr w:type="spellStart"/>
      <w:r w:rsidR="00410DD3">
        <w:rPr>
          <w:rFonts w:hint="cs"/>
          <w:rtl/>
        </w:rPr>
        <w:t>ועידכון</w:t>
      </w:r>
      <w:proofErr w:type="spellEnd"/>
      <w:r w:rsidR="00410DD3">
        <w:rPr>
          <w:rFonts w:hint="cs"/>
          <w:rtl/>
        </w:rPr>
        <w:t xml:space="preserve"> של הנקודה </w:t>
      </w:r>
      <w:proofErr w:type="spellStart"/>
      <w:r w:rsidR="00410DD3">
        <w:rPr>
          <w:rFonts w:hint="cs"/>
          <w:rtl/>
        </w:rPr>
        <w:t>בקאורדינטות</w:t>
      </w:r>
      <w:proofErr w:type="spellEnd"/>
      <w:r w:rsidR="00410DD3">
        <w:rPr>
          <w:rFonts w:hint="cs"/>
          <w:rtl/>
        </w:rPr>
        <w:t xml:space="preserve"> העיין לאותו הערך</w:t>
      </w:r>
      <w:r>
        <w:rPr>
          <w:rFonts w:hint="cs"/>
          <w:rtl/>
        </w:rPr>
        <w:t>.</w:t>
      </w:r>
      <w:r>
        <w:t xml:space="preserve"> </w:t>
      </w:r>
      <w:r>
        <w:rPr>
          <w:rFonts w:hint="cs"/>
          <w:rtl/>
        </w:rPr>
        <w:t xml:space="preserve"> ראו </w:t>
      </w:r>
      <w:proofErr w:type="spellStart"/>
      <w:r>
        <w:rPr>
          <w:rFonts w:hint="cs"/>
          <w:rtl/>
        </w:rPr>
        <w:t>בשירטוט</w:t>
      </w:r>
      <w:proofErr w:type="spellEnd"/>
      <w:r>
        <w:rPr>
          <w:rFonts w:hint="cs"/>
          <w:rtl/>
        </w:rPr>
        <w:t xml:space="preserve"> הבא את מהלך הטרנספורמציות שמתבצע עכשיו במתודה </w:t>
      </w:r>
      <w:r>
        <w:t>Vector processing</w:t>
      </w:r>
      <w:r>
        <w:rPr>
          <w:rFonts w:hint="cs"/>
          <w:rtl/>
        </w:rPr>
        <w:t>.</w:t>
      </w:r>
    </w:p>
    <w:p w14:paraId="22611B1C" w14:textId="4598A8C0" w:rsidR="00F36D50" w:rsidRDefault="00410DD3" w:rsidP="00F36D50">
      <w:pPr>
        <w:bidi/>
        <w:rPr>
          <w:rtl/>
        </w:rPr>
      </w:pPr>
      <w:r>
        <w:rPr>
          <w:noProof/>
        </w:rPr>
        <w:drawing>
          <wp:inline distT="0" distB="0" distL="0" distR="0" wp14:anchorId="72650F1A" wp14:editId="12830627">
            <wp:extent cx="4063812" cy="201392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6264" cy="2025051"/>
                    </a:xfrm>
                    <a:prstGeom prst="rect">
                      <a:avLst/>
                    </a:prstGeom>
                    <a:noFill/>
                  </pic:spPr>
                </pic:pic>
              </a:graphicData>
            </a:graphic>
          </wp:inline>
        </w:drawing>
      </w:r>
    </w:p>
    <w:p w14:paraId="0259B733" w14:textId="2C779373" w:rsidR="00F36D50" w:rsidRDefault="00F36D50" w:rsidP="0077147A">
      <w:pPr>
        <w:bidi/>
        <w:rPr>
          <w:rtl/>
        </w:rPr>
      </w:pPr>
      <w:r>
        <w:rPr>
          <w:rFonts w:hint="cs"/>
          <w:rtl/>
        </w:rPr>
        <w:t xml:space="preserve">בתרגיל זה נחשב ונעדכן את </w:t>
      </w:r>
      <w:proofErr w:type="spellStart"/>
      <w:r>
        <w:rPr>
          <w:rFonts w:hint="cs"/>
          <w:rtl/>
        </w:rPr>
        <w:t>קאורדינטות</w:t>
      </w:r>
      <w:proofErr w:type="spellEnd"/>
      <w:r>
        <w:rPr>
          <w:rFonts w:hint="cs"/>
          <w:rtl/>
        </w:rPr>
        <w:t xml:space="preserve"> העין ואת </w:t>
      </w:r>
      <w:proofErr w:type="spellStart"/>
      <w:r>
        <w:rPr>
          <w:rFonts w:hint="cs"/>
          <w:rtl/>
        </w:rPr>
        <w:t>קאורדינטות</w:t>
      </w:r>
      <w:proofErr w:type="spellEnd"/>
      <w:r>
        <w:rPr>
          <w:rFonts w:hint="cs"/>
          <w:rtl/>
        </w:rPr>
        <w:t xml:space="preserve"> החלון בהתאם לחישוב </w:t>
      </w:r>
      <w:proofErr w:type="spellStart"/>
      <w:r>
        <w:rPr>
          <w:rFonts w:hint="cs"/>
          <w:rtl/>
        </w:rPr>
        <w:t>שבשירטוט</w:t>
      </w:r>
      <w:proofErr w:type="spellEnd"/>
      <w:r>
        <w:rPr>
          <w:rFonts w:hint="cs"/>
          <w:rtl/>
        </w:rPr>
        <w:t xml:space="preserve"> הבא. </w:t>
      </w:r>
    </w:p>
    <w:p w14:paraId="46D5D194" w14:textId="6D8E23BB" w:rsidR="00F36D50" w:rsidRDefault="0077147A" w:rsidP="00F36D50">
      <w:pPr>
        <w:bidi/>
      </w:pPr>
      <w:r>
        <w:rPr>
          <w:noProof/>
        </w:rPr>
        <w:drawing>
          <wp:inline distT="0" distB="0" distL="0" distR="0" wp14:anchorId="080D840C" wp14:editId="76593200">
            <wp:extent cx="4145356" cy="2054333"/>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6188" cy="2074568"/>
                    </a:xfrm>
                    <a:prstGeom prst="rect">
                      <a:avLst/>
                    </a:prstGeom>
                    <a:noFill/>
                  </pic:spPr>
                </pic:pic>
              </a:graphicData>
            </a:graphic>
          </wp:inline>
        </w:drawing>
      </w:r>
    </w:p>
    <w:p w14:paraId="17BA67C6" w14:textId="601BBBD1" w:rsidR="00CA129D" w:rsidRDefault="00F36D50" w:rsidP="002245C0">
      <w:pPr>
        <w:bidi/>
        <w:rPr>
          <w:rtl/>
        </w:rPr>
      </w:pPr>
      <w:r>
        <w:rPr>
          <w:rFonts w:hint="cs"/>
          <w:rtl/>
        </w:rPr>
        <w:t xml:space="preserve">המתודה </w:t>
      </w:r>
      <w:proofErr w:type="spellStart"/>
      <w:r>
        <w:t>vertexProcessing</w:t>
      </w:r>
      <w:proofErr w:type="spellEnd"/>
      <w:r>
        <w:rPr>
          <w:rFonts w:hint="cs"/>
          <w:rtl/>
        </w:rPr>
        <w:t xml:space="preserve"> מקבלת כפרמטר אובייקט של המחלקה </w:t>
      </w:r>
      <w:proofErr w:type="spellStart"/>
      <w:r>
        <w:t>VertexData</w:t>
      </w:r>
      <w:proofErr w:type="spellEnd"/>
      <w:r>
        <w:rPr>
          <w:rFonts w:hint="cs"/>
          <w:rtl/>
        </w:rPr>
        <w:t xml:space="preserve">. מחלקה זו היא המחלקה שמחזיקה את הנתונים על קודקודים מהאובייקט. </w:t>
      </w:r>
      <w:r w:rsidR="00CA129D">
        <w:rPr>
          <w:rFonts w:hint="cs"/>
          <w:rtl/>
        </w:rPr>
        <w:t xml:space="preserve">השדה </w:t>
      </w:r>
      <w:proofErr w:type="spellStart"/>
      <w:r w:rsidR="00CA129D" w:rsidRPr="00152EC2">
        <w:t>pointObjectCoordinates</w:t>
      </w:r>
      <w:proofErr w:type="spellEnd"/>
      <w:r w:rsidR="00CA129D">
        <w:rPr>
          <w:rFonts w:hint="cs"/>
          <w:rtl/>
        </w:rPr>
        <w:t xml:space="preserve"> </w:t>
      </w:r>
      <w:r w:rsidR="00CA129D">
        <w:rPr>
          <w:rFonts w:cs="Arial" w:hint="cs"/>
          <w:rtl/>
        </w:rPr>
        <w:t xml:space="preserve">של המחלקה </w:t>
      </w:r>
      <w:proofErr w:type="spellStart"/>
      <w:r w:rsidR="00CA129D">
        <w:rPr>
          <w:rFonts w:cs="Arial"/>
        </w:rPr>
        <w:t>VertexData</w:t>
      </w:r>
      <w:proofErr w:type="spellEnd"/>
      <w:r w:rsidR="00CA129D">
        <w:rPr>
          <w:rFonts w:cs="Arial" w:hint="cs"/>
          <w:rtl/>
        </w:rPr>
        <w:t xml:space="preserve"> מציין את המיקום של הקודקוד </w:t>
      </w:r>
      <w:proofErr w:type="spellStart"/>
      <w:r w:rsidR="00CA129D">
        <w:rPr>
          <w:rFonts w:cs="Arial" w:hint="cs"/>
          <w:rtl/>
        </w:rPr>
        <w:t>בקאורדינטות</w:t>
      </w:r>
      <w:proofErr w:type="spellEnd"/>
      <w:r w:rsidR="00CA129D">
        <w:rPr>
          <w:rFonts w:cs="Arial" w:hint="cs"/>
          <w:rtl/>
        </w:rPr>
        <w:t xml:space="preserve"> האובייק</w:t>
      </w:r>
      <w:r w:rsidR="00CA129D">
        <w:rPr>
          <w:rFonts w:cs="Arial" w:hint="eastAsia"/>
          <w:rtl/>
        </w:rPr>
        <w:t>ט</w:t>
      </w:r>
      <w:r w:rsidR="00CA129D">
        <w:rPr>
          <w:rFonts w:cs="Arial" w:hint="cs"/>
          <w:rtl/>
        </w:rPr>
        <w:t xml:space="preserve"> (כפי שהוא כתוב בקובץ). בתרגיל זה נחשב </w:t>
      </w:r>
      <w:r w:rsidR="00CA129D">
        <w:rPr>
          <w:rFonts w:hint="cs"/>
          <w:rtl/>
        </w:rPr>
        <w:t xml:space="preserve">במתודה </w:t>
      </w:r>
      <w:proofErr w:type="spellStart"/>
      <w:r w:rsidR="00CA129D">
        <w:t>vertexProcessing</w:t>
      </w:r>
      <w:proofErr w:type="spellEnd"/>
      <w:r w:rsidR="00CA129D">
        <w:rPr>
          <w:rFonts w:hint="cs"/>
          <w:rtl/>
        </w:rPr>
        <w:t xml:space="preserve"> מהשדה </w:t>
      </w:r>
      <w:proofErr w:type="spellStart"/>
      <w:r w:rsidR="00CA129D" w:rsidRPr="00152EC2">
        <w:t>pointObjectCoordinates</w:t>
      </w:r>
      <w:proofErr w:type="spellEnd"/>
      <w:r w:rsidR="00CA129D">
        <w:rPr>
          <w:rFonts w:hint="cs"/>
          <w:rtl/>
        </w:rPr>
        <w:t xml:space="preserve"> את השדות </w:t>
      </w:r>
      <w:proofErr w:type="spellStart"/>
      <w:r w:rsidR="00CA129D" w:rsidRPr="00F97E33">
        <w:t>pointEyeCoordinates</w:t>
      </w:r>
      <w:proofErr w:type="spellEnd"/>
      <w:r w:rsidR="00CA129D">
        <w:rPr>
          <w:rFonts w:hint="cs"/>
          <w:rtl/>
        </w:rPr>
        <w:t xml:space="preserve"> ו-</w:t>
      </w:r>
      <w:proofErr w:type="spellStart"/>
      <w:r w:rsidR="00CA129D" w:rsidRPr="00F97E33">
        <w:t>pointWindowCoordinates</w:t>
      </w:r>
      <w:proofErr w:type="spellEnd"/>
      <w:r w:rsidR="00CA129D">
        <w:rPr>
          <w:rFonts w:hint="cs"/>
          <w:rtl/>
        </w:rPr>
        <w:t xml:space="preserve"> שמציינים את המיקום של הקודקוד </w:t>
      </w:r>
      <w:proofErr w:type="spellStart"/>
      <w:r w:rsidR="00CA129D">
        <w:rPr>
          <w:rFonts w:hint="cs"/>
          <w:rtl/>
        </w:rPr>
        <w:t>בקאורדינטות</w:t>
      </w:r>
      <w:proofErr w:type="spellEnd"/>
      <w:r w:rsidR="00CA129D">
        <w:rPr>
          <w:rFonts w:hint="cs"/>
          <w:rtl/>
        </w:rPr>
        <w:t xml:space="preserve"> </w:t>
      </w:r>
      <w:r w:rsidR="00CA129D">
        <w:rPr>
          <w:rFonts w:hint="cs"/>
          <w:rtl/>
        </w:rPr>
        <w:lastRenderedPageBreak/>
        <w:t xml:space="preserve">העין, ואת המיקום של הקודקוד </w:t>
      </w:r>
      <w:proofErr w:type="spellStart"/>
      <w:r w:rsidR="00CA129D">
        <w:rPr>
          <w:rFonts w:hint="cs"/>
          <w:rtl/>
        </w:rPr>
        <w:t>בקאורדינטות</w:t>
      </w:r>
      <w:proofErr w:type="spellEnd"/>
      <w:r w:rsidR="00CA129D">
        <w:rPr>
          <w:rFonts w:hint="cs"/>
          <w:rtl/>
        </w:rPr>
        <w:t xml:space="preserve"> החלון. שדות אלו יהיו בשימוש במתודות </w:t>
      </w:r>
      <w:r w:rsidR="00CA129D">
        <w:t>rasterization</w:t>
      </w:r>
      <w:r w:rsidR="00CA129D">
        <w:rPr>
          <w:rFonts w:hint="cs"/>
          <w:rtl/>
        </w:rPr>
        <w:t xml:space="preserve"> ו-</w:t>
      </w:r>
      <w:proofErr w:type="spellStart"/>
      <w:r w:rsidR="00CA129D">
        <w:t>fragmentProcessing</w:t>
      </w:r>
      <w:proofErr w:type="spellEnd"/>
      <w:r w:rsidR="00CA129D">
        <w:rPr>
          <w:rFonts w:hint="cs"/>
          <w:rtl/>
        </w:rPr>
        <w:t>.</w:t>
      </w:r>
      <w:r>
        <w:t xml:space="preserve"> </w:t>
      </w:r>
      <w:r>
        <w:br/>
      </w:r>
      <w:r w:rsidR="00CA129D">
        <w:rPr>
          <w:rFonts w:hint="cs"/>
          <w:rtl/>
        </w:rPr>
        <w:t xml:space="preserve">חשבו ועדכנו את </w:t>
      </w:r>
      <w:proofErr w:type="spellStart"/>
      <w:r w:rsidR="00CA129D" w:rsidRPr="0014718F">
        <w:t>vertex.point</w:t>
      </w:r>
      <w:r w:rsidR="00CA129D">
        <w:t>E</w:t>
      </w:r>
      <w:r w:rsidR="00CA129D" w:rsidRPr="0014718F">
        <w:t>yeCoordinates</w:t>
      </w:r>
      <w:proofErr w:type="spellEnd"/>
      <w:r w:rsidR="00CA129D" w:rsidRPr="0014718F">
        <w:rPr>
          <w:rFonts w:cs="Arial" w:hint="cs"/>
          <w:rtl/>
        </w:rPr>
        <w:t xml:space="preserve"> </w:t>
      </w:r>
      <w:r w:rsidR="00CA129D">
        <w:rPr>
          <w:rFonts w:hint="cs"/>
          <w:rtl/>
        </w:rPr>
        <w:t xml:space="preserve">ואת </w:t>
      </w:r>
      <w:proofErr w:type="spellStart"/>
      <w:r w:rsidR="00CA129D" w:rsidRPr="0014718F">
        <w:t>vertex</w:t>
      </w:r>
      <w:r w:rsidR="00CA129D">
        <w:t>.</w:t>
      </w:r>
      <w:r w:rsidR="00CA129D" w:rsidRPr="00F97E33">
        <w:t>pointWindowCoordinates</w:t>
      </w:r>
      <w:proofErr w:type="spellEnd"/>
      <w:r w:rsidR="00CA129D">
        <w:rPr>
          <w:rFonts w:hint="cs"/>
          <w:rtl/>
        </w:rPr>
        <w:t xml:space="preserve"> כשנתון לכם </w:t>
      </w:r>
      <w:proofErr w:type="spellStart"/>
      <w:r w:rsidR="00CA129D" w:rsidRPr="0014718F">
        <w:t>vertex</w:t>
      </w:r>
      <w:r w:rsidR="00CA129D">
        <w:t>.</w:t>
      </w:r>
      <w:r w:rsidR="00CA129D" w:rsidRPr="00F97E33">
        <w:t>pointObjectCoordinates</w:t>
      </w:r>
      <w:proofErr w:type="spellEnd"/>
      <w:r w:rsidR="00CA129D">
        <w:rPr>
          <w:rFonts w:hint="cs"/>
          <w:rtl/>
        </w:rPr>
        <w:t xml:space="preserve">, ומטריצות הטרנספורמציה </w:t>
      </w:r>
      <w:proofErr w:type="spellStart"/>
      <w:r w:rsidR="00CA129D" w:rsidRPr="0014718F">
        <w:t>modelM</w:t>
      </w:r>
      <w:proofErr w:type="spellEnd"/>
      <w:r w:rsidR="00CA129D">
        <w:rPr>
          <w:rFonts w:hint="cs"/>
          <w:rtl/>
        </w:rPr>
        <w:t>,</w:t>
      </w:r>
      <w:r w:rsidR="0077147A">
        <w:rPr>
          <w:rFonts w:hint="cs"/>
          <w:rtl/>
        </w:rPr>
        <w:t xml:space="preserve"> </w:t>
      </w:r>
      <w:proofErr w:type="spellStart"/>
      <w:r w:rsidR="0077147A" w:rsidRPr="0077147A">
        <w:t>lookatM</w:t>
      </w:r>
      <w:proofErr w:type="spellEnd"/>
      <w:r w:rsidR="0077147A">
        <w:rPr>
          <w:rFonts w:hint="cs"/>
          <w:rtl/>
        </w:rPr>
        <w:t>,</w:t>
      </w:r>
      <w:r w:rsidR="00CA129D">
        <w:rPr>
          <w:rFonts w:hint="cs"/>
          <w:rtl/>
        </w:rPr>
        <w:t xml:space="preserve"> </w:t>
      </w:r>
      <w:proofErr w:type="spellStart"/>
      <w:r w:rsidR="00CA129D" w:rsidRPr="0014718F">
        <w:t>projectionM</w:t>
      </w:r>
      <w:proofErr w:type="spellEnd"/>
      <w:r w:rsidR="00CA129D">
        <w:rPr>
          <w:rFonts w:hint="cs"/>
          <w:rtl/>
        </w:rPr>
        <w:t>, ו-</w:t>
      </w:r>
      <w:r w:rsidR="00CA129D" w:rsidRPr="0014718F">
        <w:t xml:space="preserve"> </w:t>
      </w:r>
      <w:proofErr w:type="spellStart"/>
      <w:r w:rsidR="00CA129D" w:rsidRPr="0014718F">
        <w:t>viewportM</w:t>
      </w:r>
      <w:proofErr w:type="spellEnd"/>
      <w:r w:rsidR="00CA129D">
        <w:rPr>
          <w:rFonts w:hint="cs"/>
          <w:rtl/>
        </w:rPr>
        <w:t xml:space="preserve"> שהן שדות של המחלקה </w:t>
      </w:r>
      <w:proofErr w:type="spellStart"/>
      <w:r w:rsidR="00CA129D">
        <w:rPr>
          <w:rFonts w:hint="cs"/>
        </w:rPr>
        <w:t>O</w:t>
      </w:r>
      <w:r w:rsidR="00CA129D">
        <w:t>bjectModel</w:t>
      </w:r>
      <w:proofErr w:type="spellEnd"/>
      <w:r w:rsidR="00CA129D">
        <w:rPr>
          <w:rFonts w:hint="cs"/>
          <w:rtl/>
        </w:rPr>
        <w:t>.</w:t>
      </w:r>
    </w:p>
    <w:p w14:paraId="0A38CBCD" w14:textId="2B267585" w:rsidR="00F849DF" w:rsidRDefault="00CA129D" w:rsidP="0077147A">
      <w:pPr>
        <w:bidi/>
        <w:rPr>
          <w:rtl/>
        </w:rPr>
      </w:pPr>
      <w:r>
        <w:rPr>
          <w:rFonts w:hint="cs"/>
          <w:rtl/>
        </w:rPr>
        <w:t xml:space="preserve">שימו לב </w:t>
      </w:r>
      <w:proofErr w:type="spellStart"/>
      <w:r>
        <w:rPr>
          <w:rFonts w:hint="cs"/>
          <w:rtl/>
        </w:rPr>
        <w:t>שהוקטורים</w:t>
      </w:r>
      <w:proofErr w:type="spellEnd"/>
      <w:r>
        <w:rPr>
          <w:rFonts w:hint="cs"/>
          <w:rtl/>
        </w:rPr>
        <w:t xml:space="preserve"> במחלקה </w:t>
      </w:r>
      <w:proofErr w:type="spellStart"/>
      <w:r>
        <w:t>VertexData</w:t>
      </w:r>
      <w:proofErr w:type="spellEnd"/>
      <w:r>
        <w:rPr>
          <w:rFonts w:hint="cs"/>
          <w:rtl/>
        </w:rPr>
        <w:t xml:space="preserve"> נשמרים כלא </w:t>
      </w:r>
      <w:proofErr w:type="spellStart"/>
      <w:r>
        <w:rPr>
          <w:rFonts w:hint="cs"/>
          <w:rtl/>
        </w:rPr>
        <w:t>הומוגנים</w:t>
      </w:r>
      <w:proofErr w:type="spellEnd"/>
      <w:r>
        <w:rPr>
          <w:rFonts w:hint="cs"/>
          <w:rtl/>
        </w:rPr>
        <w:t xml:space="preserve"> ולכן עליכם להעביר להומוגני לצורך הטרנספורמציות ולהחזיר לצורך שמירה. טרנספורמציות ה-</w:t>
      </w:r>
      <w:proofErr w:type="spellStart"/>
      <w:r>
        <w:t>modelview</w:t>
      </w:r>
      <w:proofErr w:type="spellEnd"/>
      <w:r>
        <w:rPr>
          <w:rFonts w:hint="cs"/>
          <w:rtl/>
        </w:rPr>
        <w:t xml:space="preserve"> לא משנות את רכיב ה-</w:t>
      </w:r>
      <w:r>
        <w:t>w</w:t>
      </w:r>
      <w:r>
        <w:rPr>
          <w:rFonts w:hint="cs"/>
          <w:rtl/>
        </w:rPr>
        <w:t>, ואילו טרנספורמציית ההטלה משנה את רכיב ה-</w:t>
      </w:r>
      <w:r>
        <w:t>w</w:t>
      </w:r>
      <w:r>
        <w:rPr>
          <w:rFonts w:hint="cs"/>
          <w:rtl/>
        </w:rPr>
        <w:t xml:space="preserve"> ולכן אחריה צריך לחלק ב-</w:t>
      </w:r>
      <w:r>
        <w:t>w</w:t>
      </w:r>
      <w:r>
        <w:rPr>
          <w:rFonts w:hint="cs"/>
          <w:rtl/>
        </w:rPr>
        <w:t xml:space="preserve"> כפי שמצוין בתרשים</w:t>
      </w:r>
      <w:r w:rsidR="00D142FB">
        <w:rPr>
          <w:rFonts w:hint="cs"/>
          <w:rtl/>
        </w:rPr>
        <w:t xml:space="preserve"> (כשמחלקים ב-</w:t>
      </w:r>
      <w:r w:rsidR="0077147A">
        <w:t>w</w:t>
      </w:r>
      <w:r w:rsidR="00D142FB">
        <w:rPr>
          <w:rFonts w:hint="cs"/>
          <w:rtl/>
        </w:rPr>
        <w:t xml:space="preserve"> אל תשכחו לחלק גם את</w:t>
      </w:r>
      <w:r w:rsidR="0077147A">
        <w:rPr>
          <w:rFonts w:hint="cs"/>
          <w:rtl/>
        </w:rPr>
        <w:t xml:space="preserve"> הרכיב הרביעי שהוא </w:t>
      </w:r>
      <w:r w:rsidR="0077147A">
        <w:t>w</w:t>
      </w:r>
      <w:r w:rsidR="0077147A">
        <w:rPr>
          <w:rFonts w:hint="cs"/>
          <w:rtl/>
        </w:rPr>
        <w:t xml:space="preserve"> בעצמו</w:t>
      </w:r>
      <w:r w:rsidR="00D142FB">
        <w:rPr>
          <w:rFonts w:hint="cs"/>
          <w:rtl/>
        </w:rPr>
        <w:t>)</w:t>
      </w:r>
      <w:r>
        <w:rPr>
          <w:rFonts w:hint="cs"/>
          <w:rtl/>
        </w:rPr>
        <w:t xml:space="preserve">. </w:t>
      </w:r>
      <w:r w:rsidR="00AD5E18">
        <w:rPr>
          <w:rtl/>
        </w:rPr>
        <w:br/>
      </w:r>
    </w:p>
    <w:p w14:paraId="3002124A" w14:textId="49FFE7C7" w:rsidR="00490F3A" w:rsidRPr="00375263" w:rsidRDefault="00D81A0D" w:rsidP="00D81A0D">
      <w:pPr>
        <w:bidi/>
        <w:rPr>
          <w:b/>
          <w:bCs/>
          <w:rtl/>
        </w:rPr>
      </w:pPr>
      <w:r>
        <w:rPr>
          <w:rFonts w:hint="cs"/>
          <w:b/>
          <w:bCs/>
          <w:rtl/>
        </w:rPr>
        <w:t xml:space="preserve">ב. </w:t>
      </w:r>
      <w:proofErr w:type="spellStart"/>
      <w:r>
        <w:rPr>
          <w:rFonts w:hint="cs"/>
          <w:b/>
          <w:bCs/>
          <w:rtl/>
        </w:rPr>
        <w:t>עידכון</w:t>
      </w:r>
      <w:proofErr w:type="spellEnd"/>
      <w:r>
        <w:rPr>
          <w:rFonts w:hint="cs"/>
          <w:b/>
          <w:bCs/>
          <w:rtl/>
        </w:rPr>
        <w:t xml:space="preserve"> מטריצת ההטלה האורתוגרפית ב</w:t>
      </w:r>
      <w:r w:rsidR="00490F3A" w:rsidRPr="00375263">
        <w:rPr>
          <w:rFonts w:hint="cs"/>
          <w:b/>
          <w:bCs/>
          <w:rtl/>
        </w:rPr>
        <w:t xml:space="preserve">מתודה </w:t>
      </w:r>
      <w:r w:rsidR="00490F3A" w:rsidRPr="00375263">
        <w:rPr>
          <w:b/>
          <w:bCs/>
        </w:rPr>
        <w:t>render</w:t>
      </w:r>
      <w:r w:rsidR="00490F3A" w:rsidRPr="00375263">
        <w:rPr>
          <w:rFonts w:hint="cs"/>
          <w:b/>
          <w:bCs/>
          <w:rtl/>
        </w:rPr>
        <w:t xml:space="preserve"> של המחלקה </w:t>
      </w:r>
      <w:proofErr w:type="spellStart"/>
      <w:r w:rsidR="00490F3A" w:rsidRPr="00375263">
        <w:rPr>
          <w:b/>
          <w:bCs/>
        </w:rPr>
        <w:t>WorldModel</w:t>
      </w:r>
      <w:proofErr w:type="spellEnd"/>
      <w:r w:rsidR="00C42417">
        <w:rPr>
          <w:rFonts w:hint="cs"/>
          <w:b/>
          <w:bCs/>
          <w:rtl/>
        </w:rPr>
        <w:t xml:space="preserve"> (3)</w:t>
      </w:r>
    </w:p>
    <w:p w14:paraId="1691C8FF" w14:textId="7CB6E118" w:rsidR="00D81A0D" w:rsidRDefault="002F6FAA" w:rsidP="00D81A0D">
      <w:pPr>
        <w:bidi/>
        <w:rPr>
          <w:rtl/>
        </w:rPr>
      </w:pPr>
      <w:r>
        <w:rPr>
          <w:rFonts w:hint="cs"/>
          <w:rtl/>
        </w:rPr>
        <w:t xml:space="preserve">במתודה </w:t>
      </w:r>
      <w:r>
        <w:t>render</w:t>
      </w:r>
      <w:r>
        <w:rPr>
          <w:rFonts w:hint="cs"/>
          <w:rtl/>
        </w:rPr>
        <w:t xml:space="preserve"> </w:t>
      </w:r>
      <w:r w:rsidR="00D81A0D">
        <w:rPr>
          <w:rFonts w:hint="cs"/>
          <w:rtl/>
        </w:rPr>
        <w:t>תחת התנאי:</w:t>
      </w:r>
    </w:p>
    <w:p w14:paraId="11844C3D" w14:textId="10462245" w:rsidR="00D81A0D" w:rsidRDefault="00D81A0D" w:rsidP="00D81A0D">
      <w:pPr>
        <w:rPr>
          <w:rtl/>
        </w:rPr>
      </w:pPr>
      <w:r w:rsidRPr="00D81A0D">
        <w:rPr>
          <w:b/>
          <w:bCs/>
        </w:rPr>
        <w:t>if</w:t>
      </w:r>
      <w:r w:rsidRPr="00D81A0D">
        <w:t>(</w:t>
      </w:r>
      <w:proofErr w:type="spellStart"/>
      <w:r w:rsidRPr="00D81A0D">
        <w:t>projectionType</w:t>
      </w:r>
      <w:proofErr w:type="spellEnd"/>
      <w:r w:rsidRPr="00D81A0D">
        <w:t>==</w:t>
      </w:r>
      <w:proofErr w:type="spellStart"/>
      <w:r w:rsidRPr="00D81A0D">
        <w:t>ProjectionTypeEnum.</w:t>
      </w:r>
      <w:r w:rsidRPr="00D81A0D">
        <w:rPr>
          <w:b/>
          <w:bCs/>
          <w:i/>
          <w:iCs/>
        </w:rPr>
        <w:t>ORTHOGRAPHIC</w:t>
      </w:r>
      <w:proofErr w:type="spellEnd"/>
      <w:r w:rsidRPr="00D81A0D">
        <w:t>) {</w:t>
      </w:r>
    </w:p>
    <w:p w14:paraId="6D9D6A3C" w14:textId="6551680D" w:rsidR="00D81A0D" w:rsidRDefault="00D81A0D" w:rsidP="006269ED">
      <w:pPr>
        <w:bidi/>
        <w:rPr>
          <w:rtl/>
        </w:rPr>
      </w:pPr>
      <w:r>
        <w:rPr>
          <w:rFonts w:hint="cs"/>
          <w:rtl/>
        </w:rPr>
        <w:t xml:space="preserve">עדכנו את מטריצת ההטלה בעזרת המתודה </w:t>
      </w:r>
      <w:r w:rsidRPr="00D81A0D">
        <w:t>object1.setProjectionM</w:t>
      </w:r>
      <w:r>
        <w:rPr>
          <w:rFonts w:hint="cs"/>
          <w:rtl/>
        </w:rPr>
        <w:t>.</w:t>
      </w:r>
      <w:r w:rsidR="00D142FB">
        <w:rPr>
          <w:rFonts w:hint="cs"/>
          <w:rtl/>
        </w:rPr>
        <w:t xml:space="preserve"> היעזרו במתודה </w:t>
      </w:r>
      <w:r w:rsidR="00D142FB">
        <w:t>ortho</w:t>
      </w:r>
      <w:r w:rsidR="00D142FB">
        <w:rPr>
          <w:rFonts w:hint="cs"/>
          <w:rtl/>
        </w:rPr>
        <w:t xml:space="preserve"> של </w:t>
      </w:r>
      <w:r w:rsidR="00D142FB">
        <w:rPr>
          <w:rFonts w:hint="cs"/>
        </w:rPr>
        <w:t>JOML</w:t>
      </w:r>
      <w:r w:rsidR="00D142FB">
        <w:rPr>
          <w:rFonts w:hint="cs"/>
          <w:rtl/>
        </w:rPr>
        <w:t xml:space="preserve"> לצורך יצירת המטריצה.</w:t>
      </w:r>
      <w:r>
        <w:rPr>
          <w:rtl/>
        </w:rPr>
        <w:br/>
      </w:r>
      <w:r w:rsidR="006269ED">
        <w:rPr>
          <w:rFonts w:hint="cs"/>
          <w:rtl/>
        </w:rPr>
        <w:t>השתמשו במידול של תיבת ההטלה הבאה</w:t>
      </w:r>
      <w:r>
        <w:rPr>
          <w:rFonts w:hint="cs"/>
          <w:rtl/>
        </w:rPr>
        <w:t>:</w:t>
      </w:r>
    </w:p>
    <w:p w14:paraId="1C8AF821" w14:textId="334A4C60" w:rsidR="006269ED" w:rsidRDefault="006269ED" w:rsidP="006269ED">
      <w:pPr>
        <w:bidi/>
        <w:rPr>
          <w:rtl/>
        </w:rPr>
      </w:pPr>
      <w:r>
        <w:rPr>
          <w:noProof/>
        </w:rPr>
        <w:drawing>
          <wp:inline distT="0" distB="0" distL="0" distR="0" wp14:anchorId="1AAA3F5A" wp14:editId="6C740147">
            <wp:extent cx="2142950" cy="1343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070"/>
                    <a:stretch/>
                  </pic:blipFill>
                  <pic:spPr bwMode="auto">
                    <a:xfrm>
                      <a:off x="0" y="0"/>
                      <a:ext cx="2194005" cy="1375162"/>
                    </a:xfrm>
                    <a:prstGeom prst="rect">
                      <a:avLst/>
                    </a:prstGeom>
                    <a:noFill/>
                    <a:ln>
                      <a:noFill/>
                    </a:ln>
                    <a:extLst>
                      <a:ext uri="{53640926-AAD7-44D8-BBD7-CCE9431645EC}">
                        <a14:shadowObscured xmlns:a14="http://schemas.microsoft.com/office/drawing/2010/main"/>
                      </a:ext>
                    </a:extLst>
                  </pic:spPr>
                </pic:pic>
              </a:graphicData>
            </a:graphic>
          </wp:inline>
        </w:drawing>
      </w:r>
    </w:p>
    <w:p w14:paraId="431DCD4B" w14:textId="38EA9D4D" w:rsidR="006269ED" w:rsidRDefault="006269ED" w:rsidP="006269ED">
      <w:pPr>
        <w:bidi/>
        <w:rPr>
          <w:b/>
          <w:bCs/>
        </w:rPr>
      </w:pPr>
      <w:r>
        <w:rPr>
          <w:rFonts w:hint="cs"/>
          <w:b/>
          <w:bCs/>
          <w:rtl/>
        </w:rPr>
        <w:t xml:space="preserve">ג. </w:t>
      </w:r>
      <w:proofErr w:type="spellStart"/>
      <w:r>
        <w:rPr>
          <w:rFonts w:hint="cs"/>
          <w:b/>
          <w:bCs/>
          <w:rtl/>
        </w:rPr>
        <w:t>עידכון</w:t>
      </w:r>
      <w:proofErr w:type="spellEnd"/>
      <w:r>
        <w:rPr>
          <w:rFonts w:hint="cs"/>
          <w:b/>
          <w:bCs/>
          <w:rtl/>
        </w:rPr>
        <w:t xml:space="preserve"> מטריצת ה-</w:t>
      </w:r>
      <w:r>
        <w:rPr>
          <w:b/>
          <w:bCs/>
        </w:rPr>
        <w:t>viewport</w:t>
      </w:r>
      <w:r>
        <w:rPr>
          <w:rFonts w:hint="cs"/>
          <w:b/>
          <w:bCs/>
          <w:rtl/>
        </w:rPr>
        <w:t xml:space="preserve"> ב</w:t>
      </w:r>
      <w:r w:rsidRPr="00375263">
        <w:rPr>
          <w:rFonts w:hint="cs"/>
          <w:b/>
          <w:bCs/>
          <w:rtl/>
        </w:rPr>
        <w:t xml:space="preserve">מתודה </w:t>
      </w:r>
      <w:r w:rsidRPr="00375263">
        <w:rPr>
          <w:b/>
          <w:bCs/>
        </w:rPr>
        <w:t>render</w:t>
      </w:r>
      <w:r w:rsidRPr="00375263">
        <w:rPr>
          <w:rFonts w:hint="cs"/>
          <w:b/>
          <w:bCs/>
          <w:rtl/>
        </w:rPr>
        <w:t xml:space="preserve"> של המחלקה </w:t>
      </w:r>
      <w:proofErr w:type="spellStart"/>
      <w:r w:rsidRPr="00375263">
        <w:rPr>
          <w:b/>
          <w:bCs/>
        </w:rPr>
        <w:t>WorldModel</w:t>
      </w:r>
      <w:proofErr w:type="spellEnd"/>
      <w:r w:rsidR="00C42417">
        <w:rPr>
          <w:rFonts w:hint="cs"/>
          <w:b/>
          <w:bCs/>
          <w:rtl/>
        </w:rPr>
        <w:t xml:space="preserve"> (2)</w:t>
      </w:r>
    </w:p>
    <w:p w14:paraId="5DAEFB0A" w14:textId="7E57F1FF" w:rsidR="00E21145" w:rsidRDefault="00E21145" w:rsidP="00E21145">
      <w:pPr>
        <w:bidi/>
        <w:rPr>
          <w:rtl/>
        </w:rPr>
      </w:pPr>
      <w:r>
        <w:rPr>
          <w:rFonts w:hint="cs"/>
          <w:rtl/>
        </w:rPr>
        <w:t xml:space="preserve">במתודה </w:t>
      </w:r>
      <w:r>
        <w:t>render</w:t>
      </w:r>
      <w:r>
        <w:rPr>
          <w:rFonts w:hint="cs"/>
          <w:rtl/>
        </w:rPr>
        <w:t xml:space="preserve"> </w:t>
      </w:r>
      <w:r w:rsidRPr="00E21145">
        <w:rPr>
          <w:rFonts w:hint="cs"/>
          <w:b/>
          <w:bCs/>
          <w:color w:val="FF0000"/>
          <w:u w:val="single"/>
          <w:rtl/>
        </w:rPr>
        <w:t>אחרי</w:t>
      </w:r>
      <w:r w:rsidRPr="00E21145">
        <w:rPr>
          <w:rFonts w:hint="cs"/>
          <w:color w:val="FF0000"/>
          <w:rtl/>
        </w:rPr>
        <w:t xml:space="preserve"> </w:t>
      </w:r>
      <w:r>
        <w:rPr>
          <w:rFonts w:hint="cs"/>
          <w:rtl/>
        </w:rPr>
        <w:t>התנאי:</w:t>
      </w:r>
    </w:p>
    <w:p w14:paraId="1CE1840E" w14:textId="12E7642D" w:rsidR="00E21145" w:rsidRDefault="00E21145" w:rsidP="00E21145">
      <w:pPr>
        <w:rPr>
          <w:rtl/>
        </w:rPr>
      </w:pPr>
      <w:r w:rsidRPr="00D81A0D">
        <w:rPr>
          <w:b/>
          <w:bCs/>
        </w:rPr>
        <w:t>if</w:t>
      </w:r>
      <w:r w:rsidRPr="00D81A0D">
        <w:t>(</w:t>
      </w:r>
      <w:proofErr w:type="spellStart"/>
      <w:r w:rsidRPr="00D81A0D">
        <w:t>projectionType</w:t>
      </w:r>
      <w:proofErr w:type="spellEnd"/>
      <w:r w:rsidRPr="00D81A0D">
        <w:t>==</w:t>
      </w:r>
      <w:proofErr w:type="spellStart"/>
      <w:r w:rsidRPr="00D81A0D">
        <w:t>ProjectionTypeEnum.</w:t>
      </w:r>
      <w:r w:rsidRPr="00D81A0D">
        <w:rPr>
          <w:b/>
          <w:bCs/>
          <w:i/>
          <w:iCs/>
        </w:rPr>
        <w:t>ORTHOGRAPHIC</w:t>
      </w:r>
      <w:proofErr w:type="spellEnd"/>
      <w:r w:rsidRPr="00D81A0D">
        <w:t>) {</w:t>
      </w:r>
      <w:r>
        <w:rPr>
          <w:rtl/>
        </w:rPr>
        <w:br/>
      </w:r>
      <w:r>
        <w:rPr>
          <w:rFonts w:hint="cs"/>
          <w:rtl/>
        </w:rPr>
        <w:t xml:space="preserve">    </w:t>
      </w:r>
      <w:r>
        <w:t xml:space="preserve">… </w:t>
      </w:r>
      <w:r w:rsidRPr="00E21145">
        <w:rPr>
          <w:color w:val="FF0000"/>
        </w:rPr>
        <w:t>(not here)</w:t>
      </w:r>
      <w:r w:rsidRPr="00E21145">
        <w:rPr>
          <w:color w:val="FF0000"/>
          <w:rtl/>
        </w:rPr>
        <w:br/>
      </w:r>
      <w:r>
        <w:rPr>
          <w:rFonts w:hint="cs"/>
          <w:rtl/>
        </w:rPr>
        <w:t>{</w:t>
      </w:r>
      <w:r>
        <w:br/>
      </w:r>
      <w:r w:rsidRPr="00E21145">
        <w:rPr>
          <w:color w:val="FF0000"/>
        </w:rPr>
        <w:t>here</w:t>
      </w:r>
    </w:p>
    <w:p w14:paraId="04642A72" w14:textId="34369178" w:rsidR="006269ED" w:rsidRDefault="006269ED" w:rsidP="00D142FB">
      <w:pPr>
        <w:bidi/>
        <w:rPr>
          <w:rtl/>
        </w:rPr>
      </w:pPr>
      <w:r>
        <w:rPr>
          <w:rFonts w:hint="cs"/>
          <w:rtl/>
        </w:rPr>
        <w:t xml:space="preserve">עדכנו את מטריצת </w:t>
      </w:r>
      <w:r w:rsidRPr="006269ED">
        <w:rPr>
          <w:rFonts w:cs="Arial"/>
          <w:rtl/>
        </w:rPr>
        <w:t>ה-</w:t>
      </w:r>
      <w:r w:rsidRPr="006269ED">
        <w:t>viewport</w:t>
      </w:r>
      <w:r w:rsidRPr="006269ED">
        <w:rPr>
          <w:rFonts w:cs="Arial"/>
          <w:rtl/>
        </w:rPr>
        <w:t xml:space="preserve"> </w:t>
      </w:r>
      <w:r>
        <w:rPr>
          <w:rFonts w:hint="cs"/>
          <w:rtl/>
        </w:rPr>
        <w:t xml:space="preserve">בעזרת המתודה </w:t>
      </w:r>
      <w:r w:rsidRPr="006269ED">
        <w:t>object1.setViewport</w:t>
      </w:r>
      <w:r w:rsidR="004A2E2A">
        <w:t>M</w:t>
      </w:r>
      <w:r>
        <w:rPr>
          <w:rFonts w:hint="cs"/>
          <w:rtl/>
        </w:rPr>
        <w:t>.</w:t>
      </w:r>
      <w:r w:rsidR="00D142FB">
        <w:rPr>
          <w:rFonts w:hint="cs"/>
          <w:rtl/>
        </w:rPr>
        <w:t xml:space="preserve"> היעזרו במתודה </w:t>
      </w:r>
      <w:proofErr w:type="spellStart"/>
      <w:r w:rsidR="00D142FB" w:rsidRPr="00D142FB">
        <w:t>createViewportMatrix</w:t>
      </w:r>
      <w:proofErr w:type="spellEnd"/>
      <w:r w:rsidR="00D142FB">
        <w:rPr>
          <w:rFonts w:hint="cs"/>
          <w:rtl/>
        </w:rPr>
        <w:t xml:space="preserve"> של המחלקה </w:t>
      </w:r>
      <w:proofErr w:type="spellStart"/>
      <w:r w:rsidR="00D142FB" w:rsidRPr="00D142FB">
        <w:t>YoursUtilities</w:t>
      </w:r>
      <w:proofErr w:type="spellEnd"/>
      <w:r w:rsidR="00D142FB">
        <w:rPr>
          <w:rFonts w:hint="cs"/>
          <w:rtl/>
        </w:rPr>
        <w:t xml:space="preserve"> לצורך יצירת המטריצה.</w:t>
      </w:r>
      <w:r>
        <w:rPr>
          <w:rtl/>
        </w:rPr>
        <w:br/>
      </w:r>
      <w:r w:rsidR="002B4AF6">
        <w:rPr>
          <w:rFonts w:hint="cs"/>
          <w:rtl/>
        </w:rPr>
        <w:t>חשבו את מטריצת ה-</w:t>
      </w:r>
      <w:r w:rsidR="002B4AF6">
        <w:t>viewport</w:t>
      </w:r>
      <w:r w:rsidR="002B4AF6">
        <w:rPr>
          <w:rFonts w:hint="cs"/>
          <w:rtl/>
        </w:rPr>
        <w:t xml:space="preserve"> כך </w:t>
      </w:r>
      <w:r w:rsidR="00635940">
        <w:rPr>
          <w:rFonts w:hint="cs"/>
          <w:rtl/>
        </w:rPr>
        <w:t xml:space="preserve">שהתמונה שתיווצר תוצג על גבי החלון כולו. </w:t>
      </w:r>
      <w:r>
        <w:rPr>
          <w:rFonts w:hint="cs"/>
          <w:rtl/>
        </w:rPr>
        <w:t>רוחב וגובה החלון בפיקסלים נתו</w:t>
      </w:r>
      <w:r w:rsidR="00D31D13">
        <w:rPr>
          <w:rFonts w:hint="cs"/>
          <w:rtl/>
        </w:rPr>
        <w:t>נים</w:t>
      </w:r>
      <w:r>
        <w:rPr>
          <w:rFonts w:hint="cs"/>
          <w:rtl/>
        </w:rPr>
        <w:t xml:space="preserve"> בשדות:  </w:t>
      </w:r>
      <w:proofErr w:type="spellStart"/>
      <w:r w:rsidRPr="006269ED">
        <w:t>imageWidth</w:t>
      </w:r>
      <w:proofErr w:type="spellEnd"/>
      <w:r w:rsidRPr="006269ED">
        <w:t xml:space="preserve">, </w:t>
      </w:r>
      <w:proofErr w:type="spellStart"/>
      <w:r w:rsidRPr="006269ED">
        <w:t>imageHeight</w:t>
      </w:r>
      <w:proofErr w:type="spellEnd"/>
      <w:r>
        <w:rPr>
          <w:rFonts w:hint="cs"/>
          <w:rtl/>
        </w:rPr>
        <w:t>.</w:t>
      </w:r>
    </w:p>
    <w:p w14:paraId="79AD8448" w14:textId="1B09BA22" w:rsidR="004028E9" w:rsidRPr="00EF2A42" w:rsidRDefault="004028E9" w:rsidP="004028E9">
      <w:pPr>
        <w:bidi/>
        <w:rPr>
          <w:b/>
          <w:bCs/>
          <w:rtl/>
        </w:rPr>
      </w:pPr>
      <w:r w:rsidRPr="00EF2A42">
        <w:rPr>
          <w:rFonts w:hint="cs"/>
          <w:b/>
          <w:bCs/>
          <w:rtl/>
        </w:rPr>
        <w:t>ד. טענו מודלים לבדיקה.</w:t>
      </w:r>
    </w:p>
    <w:p w14:paraId="3678051A" w14:textId="288E348B" w:rsidR="002F6FAA" w:rsidRDefault="004028E9" w:rsidP="006F5CBA">
      <w:pPr>
        <w:bidi/>
        <w:rPr>
          <w:rFonts w:asciiTheme="majorHAnsi" w:eastAsiaTheme="majorEastAsia" w:hAnsiTheme="majorHAnsi" w:cstheme="majorBidi"/>
          <w:color w:val="2E74B5" w:themeColor="accent1" w:themeShade="BF"/>
          <w:sz w:val="32"/>
          <w:szCs w:val="32"/>
          <w:rtl/>
        </w:rPr>
      </w:pPr>
      <w:r>
        <w:rPr>
          <w:rFonts w:hint="cs"/>
          <w:rtl/>
        </w:rPr>
        <w:t xml:space="preserve">עכשיו אחרי שמימשתם </w:t>
      </w:r>
      <w:proofErr w:type="spellStart"/>
      <w:r>
        <w:rPr>
          <w:rFonts w:hint="cs"/>
          <w:rtl/>
        </w:rPr>
        <w:t>טרנספורמצית</w:t>
      </w:r>
      <w:proofErr w:type="spellEnd"/>
      <w:r>
        <w:rPr>
          <w:rFonts w:hint="cs"/>
          <w:rtl/>
        </w:rPr>
        <w:t xml:space="preserve"> הטלה ו-</w:t>
      </w:r>
      <w:r>
        <w:t>viewport</w:t>
      </w:r>
      <w:r>
        <w:rPr>
          <w:rFonts w:hint="cs"/>
          <w:rtl/>
        </w:rPr>
        <w:t xml:space="preserve"> תוכלו לראות את כל הקבצים שבתיקיה </w:t>
      </w:r>
      <w:proofErr w:type="spellStart"/>
      <w:r w:rsidRPr="004028E9">
        <w:t>models</w:t>
      </w:r>
      <w:r w:rsidR="00B5710E">
        <w:t>_</w:t>
      </w:r>
      <w:r w:rsidRPr="004028E9">
        <w:t>with</w:t>
      </w:r>
      <w:r w:rsidR="00B5710E">
        <w:t>_</w:t>
      </w:r>
      <w:r w:rsidRPr="004028E9">
        <w:t>texture</w:t>
      </w:r>
      <w:proofErr w:type="spellEnd"/>
      <w:r>
        <w:rPr>
          <w:rFonts w:hint="cs"/>
          <w:rtl/>
        </w:rPr>
        <w:t xml:space="preserve"> ובתקיה </w:t>
      </w:r>
      <w:proofErr w:type="spellStart"/>
      <w:r w:rsidRPr="004028E9">
        <w:t>models</w:t>
      </w:r>
      <w:r w:rsidR="00B5710E">
        <w:t>_</w:t>
      </w:r>
      <w:r w:rsidRPr="004028E9">
        <w:t>with</w:t>
      </w:r>
      <w:r w:rsidR="00B5710E">
        <w:t>out_</w:t>
      </w:r>
      <w:r w:rsidRPr="004028E9">
        <w:t>texture</w:t>
      </w:r>
      <w:proofErr w:type="spellEnd"/>
      <w:r>
        <w:rPr>
          <w:rFonts w:hint="cs"/>
          <w:rtl/>
        </w:rPr>
        <w:t xml:space="preserve">, אך לא תוכלו לראות מודלים בתיקיה </w:t>
      </w:r>
      <w:r w:rsidRPr="004028E9">
        <w:t>models_0to600</w:t>
      </w:r>
      <w:r>
        <w:rPr>
          <w:rFonts w:hint="cs"/>
          <w:rtl/>
        </w:rPr>
        <w:t>, כי ה-</w:t>
      </w:r>
      <w:r>
        <w:t>x</w:t>
      </w:r>
      <w:r>
        <w:rPr>
          <w:rFonts w:hint="cs"/>
          <w:rtl/>
        </w:rPr>
        <w:t xml:space="preserve"> וה-</w:t>
      </w:r>
      <w:r>
        <w:t>y</w:t>
      </w:r>
      <w:r>
        <w:rPr>
          <w:rFonts w:hint="cs"/>
          <w:rtl/>
        </w:rPr>
        <w:t xml:space="preserve"> של הנקודות שבהם הוא מ-0 עד 600 אך עכ</w:t>
      </w:r>
      <w:r w:rsidR="00EF2A42">
        <w:rPr>
          <w:rFonts w:hint="cs"/>
          <w:rtl/>
        </w:rPr>
        <w:t>שיו אנחנו מתבוננים רק על תיבה ברוחב 3 ובגובה 3 סביב ראשית הצירים.</w:t>
      </w:r>
      <w:r w:rsidR="002F6FAA">
        <w:rPr>
          <w:rtl/>
        </w:rPr>
        <w:br w:type="page"/>
      </w:r>
    </w:p>
    <w:p w14:paraId="44AE2115" w14:textId="250E6DE7" w:rsidR="00531EF9" w:rsidRDefault="00531EF9" w:rsidP="00D31D13">
      <w:pPr>
        <w:pStyle w:val="Heading1"/>
        <w:bidi/>
      </w:pPr>
      <w:r>
        <w:rPr>
          <w:rFonts w:hint="cs"/>
          <w:rtl/>
        </w:rPr>
        <w:lastRenderedPageBreak/>
        <w:t xml:space="preserve">חלק 5 </w:t>
      </w:r>
      <w:r>
        <w:rPr>
          <w:rtl/>
        </w:rPr>
        <w:t>–</w:t>
      </w:r>
      <w:r>
        <w:rPr>
          <w:rFonts w:hint="cs"/>
          <w:rtl/>
        </w:rPr>
        <w:t xml:space="preserve"> </w:t>
      </w:r>
      <w:r w:rsidR="00D31D13">
        <w:rPr>
          <w:rFonts w:hint="cs"/>
          <w:rtl/>
        </w:rPr>
        <w:t>עדכון נקודת המבט</w:t>
      </w:r>
      <w:r w:rsidR="00644048">
        <w:rPr>
          <w:rFonts w:hint="cs"/>
          <w:rtl/>
        </w:rPr>
        <w:t xml:space="preserve"> (2)</w:t>
      </w:r>
    </w:p>
    <w:p w14:paraId="5BCE2D85" w14:textId="2BBE59F7" w:rsidR="00D31D13" w:rsidRDefault="00D31D13" w:rsidP="007857B4">
      <w:pPr>
        <w:bidi/>
        <w:rPr>
          <w:rtl/>
        </w:rPr>
      </w:pPr>
      <w:r>
        <w:rPr>
          <w:rFonts w:hint="cs"/>
          <w:rtl/>
        </w:rPr>
        <w:t>ממשק המשתמש בנוי כך שניתן יהיה לשנות את נקודת המבט בשתי דרכים.</w:t>
      </w:r>
      <w:r>
        <w:t xml:space="preserve"> </w:t>
      </w:r>
      <w:r>
        <w:rPr>
          <w:rFonts w:hint="cs"/>
          <w:rtl/>
        </w:rPr>
        <w:t>האחת, ע"י לחיצה על העכבר וגרירה לכיוון כלשהוא כשלחצן העכבר לחוץ. בשיטה זו גוררים את המצלמה על גבי כדור ברדיוס 5</w:t>
      </w:r>
      <w:r w:rsidR="007857B4">
        <w:rPr>
          <w:rFonts w:hint="cs"/>
          <w:rtl/>
        </w:rPr>
        <w:t>, שמרכזו בראשית הצירים,</w:t>
      </w:r>
      <w:r>
        <w:rPr>
          <w:rFonts w:hint="cs"/>
          <w:rtl/>
        </w:rPr>
        <w:t xml:space="preserve"> כשהמצלמה מתבוננת לכיוון ראשית הצירים. </w:t>
      </w:r>
      <w:r w:rsidR="00EB3B31">
        <w:rPr>
          <w:rFonts w:hint="cs"/>
          <w:rtl/>
        </w:rPr>
        <w:t xml:space="preserve">שימו לב שאתם </w:t>
      </w:r>
      <w:r w:rsidR="00EB3B31" w:rsidRPr="00E21145">
        <w:rPr>
          <w:rFonts w:hint="cs"/>
          <w:b/>
          <w:bCs/>
          <w:u w:val="single"/>
          <w:rtl/>
        </w:rPr>
        <w:t xml:space="preserve">גוררים את המצלמה ולא את </w:t>
      </w:r>
      <w:proofErr w:type="spellStart"/>
      <w:r w:rsidR="00EB3B31" w:rsidRPr="00E21145">
        <w:rPr>
          <w:rFonts w:hint="cs"/>
          <w:b/>
          <w:bCs/>
          <w:u w:val="single"/>
          <w:rtl/>
        </w:rPr>
        <w:t>האוביקט</w:t>
      </w:r>
      <w:proofErr w:type="spellEnd"/>
      <w:r w:rsidR="00EB3B31">
        <w:rPr>
          <w:rFonts w:hint="cs"/>
          <w:rtl/>
        </w:rPr>
        <w:t xml:space="preserve">, גרירה ימינה גוררת את המצלמה ימינה </w:t>
      </w:r>
      <w:r w:rsidR="00E21145">
        <w:rPr>
          <w:rFonts w:hint="cs"/>
          <w:rtl/>
        </w:rPr>
        <w:t>כשהאובייק</w:t>
      </w:r>
      <w:r w:rsidR="00E21145">
        <w:rPr>
          <w:rFonts w:hint="eastAsia"/>
          <w:rtl/>
        </w:rPr>
        <w:t>ט</w:t>
      </w:r>
      <w:r w:rsidR="00EB3B31">
        <w:rPr>
          <w:rFonts w:hint="cs"/>
          <w:rtl/>
        </w:rPr>
        <w:t xml:space="preserve"> נשאר במקומו, לכן נראה </w:t>
      </w:r>
      <w:r w:rsidR="00E21145">
        <w:rPr>
          <w:rFonts w:hint="cs"/>
          <w:rtl/>
        </w:rPr>
        <w:t>שהאובייק</w:t>
      </w:r>
      <w:r w:rsidR="00E21145">
        <w:rPr>
          <w:rFonts w:hint="eastAsia"/>
          <w:rtl/>
        </w:rPr>
        <w:t>ט</w:t>
      </w:r>
      <w:r w:rsidR="00EB3B31">
        <w:rPr>
          <w:rFonts w:hint="cs"/>
          <w:rtl/>
        </w:rPr>
        <w:t xml:space="preserve"> מסתובב לכיוון שמאל.</w:t>
      </w:r>
      <w:r w:rsidR="00EB3B31">
        <w:rPr>
          <w:rtl/>
        </w:rPr>
        <w:br/>
      </w:r>
      <w:r>
        <w:rPr>
          <w:rFonts w:hint="cs"/>
          <w:rtl/>
        </w:rPr>
        <w:t xml:space="preserve">הדרך השנייה היא לשנות את נקודת המבט בעזרת </w:t>
      </w:r>
      <w:proofErr w:type="spellStart"/>
      <w:r>
        <w:rPr>
          <w:rFonts w:hint="cs"/>
          <w:rtl/>
        </w:rPr>
        <w:t>החצים</w:t>
      </w:r>
      <w:proofErr w:type="spellEnd"/>
      <w:r>
        <w:rPr>
          <w:rFonts w:hint="cs"/>
          <w:rtl/>
        </w:rPr>
        <w:t xml:space="preserve"> על גבי המישור </w:t>
      </w:r>
      <w:proofErr w:type="spellStart"/>
      <w:r>
        <w:t>z,x</w:t>
      </w:r>
      <w:proofErr w:type="spellEnd"/>
      <w:r>
        <w:rPr>
          <w:rFonts w:hint="cs"/>
          <w:rtl/>
        </w:rPr>
        <w:t>. החצים למעלה ולמטה מקדמים את המצלמה קדימה ואחורה, ואילו החצים ימינה ושמאלה מסובבים את כיוון המצלמה ימינה או שמאלה.</w:t>
      </w:r>
      <w:r w:rsidR="007857B4">
        <w:rPr>
          <w:rtl/>
        </w:rPr>
        <w:br/>
      </w:r>
      <w:r w:rsidR="007857B4">
        <w:rPr>
          <w:rFonts w:hint="cs"/>
          <w:rtl/>
        </w:rPr>
        <w:t>בשלב זה כל עוד לא מימשנו הטלה פרספקטיבית, לא נבחין בתנועה קדימה ואחורה אלה רק בשינוי כיוון נקודת המבט (חישבו למה).</w:t>
      </w:r>
      <w:r w:rsidR="007857B4">
        <w:rPr>
          <w:rtl/>
        </w:rPr>
        <w:br/>
      </w:r>
      <w:r>
        <w:rPr>
          <w:rFonts w:hint="cs"/>
          <w:rtl/>
        </w:rPr>
        <w:t xml:space="preserve"> </w:t>
      </w:r>
    </w:p>
    <w:p w14:paraId="6C80DADF" w14:textId="73D4A82D" w:rsidR="00531EF9" w:rsidRDefault="00531EF9" w:rsidP="00531EF9">
      <w:pPr>
        <w:pStyle w:val="Heading2"/>
        <w:bidi/>
        <w:rPr>
          <w:rtl/>
        </w:rPr>
      </w:pPr>
      <w:r>
        <w:rPr>
          <w:rFonts w:hint="cs"/>
          <w:rtl/>
        </w:rPr>
        <w:t>תרגיל 5</w:t>
      </w:r>
    </w:p>
    <w:p w14:paraId="3F3518B4" w14:textId="2B58193A" w:rsidR="00BE0540" w:rsidRDefault="000440CC" w:rsidP="00BE0540">
      <w:pPr>
        <w:bidi/>
        <w:rPr>
          <w:b/>
          <w:bCs/>
        </w:rPr>
      </w:pPr>
      <w:r>
        <w:rPr>
          <w:rFonts w:hint="cs"/>
          <w:b/>
          <w:bCs/>
          <w:rtl/>
        </w:rPr>
        <w:t>א.</w:t>
      </w:r>
      <w:r w:rsidR="00BE0540">
        <w:rPr>
          <w:rFonts w:hint="cs"/>
          <w:b/>
          <w:bCs/>
          <w:rtl/>
        </w:rPr>
        <w:t xml:space="preserve"> </w:t>
      </w:r>
      <w:proofErr w:type="spellStart"/>
      <w:r w:rsidR="00BE0540">
        <w:rPr>
          <w:rFonts w:hint="cs"/>
          <w:b/>
          <w:bCs/>
          <w:rtl/>
        </w:rPr>
        <w:t>עידכון</w:t>
      </w:r>
      <w:proofErr w:type="spellEnd"/>
      <w:r w:rsidR="00BE0540">
        <w:rPr>
          <w:rFonts w:hint="cs"/>
          <w:b/>
          <w:bCs/>
          <w:rtl/>
        </w:rPr>
        <w:t xml:space="preserve"> מטריצת ה-</w:t>
      </w:r>
      <w:proofErr w:type="spellStart"/>
      <w:r w:rsidR="00BE0540">
        <w:rPr>
          <w:b/>
          <w:bCs/>
        </w:rPr>
        <w:t>Lookat</w:t>
      </w:r>
      <w:proofErr w:type="spellEnd"/>
      <w:r w:rsidR="00BE0540">
        <w:rPr>
          <w:rFonts w:hint="cs"/>
          <w:b/>
          <w:bCs/>
          <w:rtl/>
        </w:rPr>
        <w:t xml:space="preserve"> ב</w:t>
      </w:r>
      <w:r w:rsidR="00BE0540" w:rsidRPr="00375263">
        <w:rPr>
          <w:rFonts w:hint="cs"/>
          <w:b/>
          <w:bCs/>
          <w:rtl/>
        </w:rPr>
        <w:t xml:space="preserve">מתודה </w:t>
      </w:r>
      <w:r w:rsidR="00BE0540" w:rsidRPr="00375263">
        <w:rPr>
          <w:b/>
          <w:bCs/>
        </w:rPr>
        <w:t>render</w:t>
      </w:r>
      <w:r w:rsidR="00BE0540" w:rsidRPr="00375263">
        <w:rPr>
          <w:rFonts w:hint="cs"/>
          <w:b/>
          <w:bCs/>
          <w:rtl/>
        </w:rPr>
        <w:t xml:space="preserve"> של המחלקה </w:t>
      </w:r>
      <w:proofErr w:type="spellStart"/>
      <w:r w:rsidR="00BE0540" w:rsidRPr="00375263">
        <w:rPr>
          <w:b/>
          <w:bCs/>
        </w:rPr>
        <w:t>WorldModel</w:t>
      </w:r>
      <w:proofErr w:type="spellEnd"/>
      <w:r w:rsidR="00644048">
        <w:rPr>
          <w:rFonts w:hint="cs"/>
          <w:b/>
          <w:bCs/>
          <w:rtl/>
        </w:rPr>
        <w:t xml:space="preserve"> (2)</w:t>
      </w:r>
    </w:p>
    <w:p w14:paraId="09D4DD83" w14:textId="3E76626C" w:rsidR="00EF2A42" w:rsidRDefault="00E21145" w:rsidP="000440CC">
      <w:pPr>
        <w:bidi/>
        <w:rPr>
          <w:rtl/>
        </w:rPr>
      </w:pPr>
      <w:r w:rsidRPr="00BE0540">
        <w:rPr>
          <w:rFonts w:cs="Arial"/>
          <w:rtl/>
        </w:rPr>
        <w:t>עדכ</w:t>
      </w:r>
      <w:r w:rsidRPr="00BE0540">
        <w:rPr>
          <w:rFonts w:cs="Arial" w:hint="cs"/>
          <w:rtl/>
        </w:rPr>
        <w:t xml:space="preserve">נו את מטריצת </w:t>
      </w:r>
      <w:r w:rsidRPr="00BE0540">
        <w:rPr>
          <w:rFonts w:cs="Arial"/>
          <w:rtl/>
        </w:rPr>
        <w:t>ה-</w:t>
      </w:r>
      <w:proofErr w:type="spellStart"/>
      <w:r w:rsidRPr="00BE0540">
        <w:rPr>
          <w:rFonts w:hint="cs"/>
        </w:rPr>
        <w:t>L</w:t>
      </w:r>
      <w:r w:rsidRPr="00BE0540">
        <w:t>ookat</w:t>
      </w:r>
      <w:proofErr w:type="spellEnd"/>
      <w:r w:rsidRPr="00BE0540">
        <w:rPr>
          <w:rFonts w:cs="Arial"/>
          <w:rtl/>
        </w:rPr>
        <w:t xml:space="preserve"> במתודה </w:t>
      </w:r>
      <w:r w:rsidRPr="00BE0540">
        <w:t>render</w:t>
      </w:r>
      <w:r w:rsidRPr="00BE0540">
        <w:rPr>
          <w:rFonts w:cs="Arial"/>
          <w:rtl/>
        </w:rPr>
        <w:t xml:space="preserve"> של המחלקה </w:t>
      </w:r>
      <w:proofErr w:type="spellStart"/>
      <w:r w:rsidRPr="00BE0540">
        <w:t>WorldModel</w:t>
      </w:r>
      <w:proofErr w:type="spellEnd"/>
      <w:r w:rsidRPr="00BE0540">
        <w:rPr>
          <w:rFonts w:hint="cs"/>
          <w:rtl/>
        </w:rPr>
        <w:t xml:space="preserve"> אחרי הקוד שמעדכן את מטריצת ה-</w:t>
      </w:r>
      <w:r w:rsidRPr="00BE0540">
        <w:t>viewport</w:t>
      </w:r>
      <w:r w:rsidRPr="00BE0540">
        <w:rPr>
          <w:rFonts w:hint="cs"/>
          <w:rtl/>
        </w:rPr>
        <w:t>.</w:t>
      </w:r>
      <w:r w:rsidR="00BE0540">
        <w:rPr>
          <w:rFonts w:hint="cs"/>
          <w:rtl/>
        </w:rPr>
        <w:t xml:space="preserve"> </w:t>
      </w:r>
      <w:r w:rsidR="00D31D13">
        <w:rPr>
          <w:rFonts w:hint="cs"/>
          <w:rtl/>
        </w:rPr>
        <w:t xml:space="preserve">ממשק המשתמש כבר מעדכן עבורכם את מיקום המצלמה, הכיוון שאליה היא מתבוננת ואת כיוון </w:t>
      </w:r>
      <w:proofErr w:type="spellStart"/>
      <w:r w:rsidR="00D31D13">
        <w:rPr>
          <w:rFonts w:hint="cs"/>
          <w:rtl/>
        </w:rPr>
        <w:t>הלמעלה</w:t>
      </w:r>
      <w:proofErr w:type="spellEnd"/>
      <w:r w:rsidR="007857B4">
        <w:rPr>
          <w:rFonts w:hint="cs"/>
          <w:rtl/>
        </w:rPr>
        <w:t xml:space="preserve">: </w:t>
      </w:r>
      <w:proofErr w:type="spellStart"/>
      <w:r w:rsidR="007857B4" w:rsidRPr="007857B4">
        <w:t>cameraPos</w:t>
      </w:r>
      <w:proofErr w:type="spellEnd"/>
      <w:r w:rsidR="007857B4" w:rsidRPr="007857B4">
        <w:t xml:space="preserve">, </w:t>
      </w:r>
      <w:proofErr w:type="spellStart"/>
      <w:r w:rsidR="007857B4" w:rsidRPr="007857B4">
        <w:t>cameraLookAtCenter</w:t>
      </w:r>
      <w:proofErr w:type="spellEnd"/>
      <w:r w:rsidR="007857B4" w:rsidRPr="007857B4">
        <w:t xml:space="preserve">, </w:t>
      </w:r>
      <w:proofErr w:type="spellStart"/>
      <w:r w:rsidR="007857B4" w:rsidRPr="007857B4">
        <w:t>cameraUp</w:t>
      </w:r>
      <w:proofErr w:type="spellEnd"/>
      <w:r w:rsidR="00D31D13">
        <w:rPr>
          <w:rFonts w:hint="cs"/>
          <w:rtl/>
        </w:rPr>
        <w:t xml:space="preserve">. עליכם לעדכן את </w:t>
      </w:r>
      <w:r w:rsidR="007857B4">
        <w:rPr>
          <w:rFonts w:hint="cs"/>
          <w:rtl/>
        </w:rPr>
        <w:t>מטריצת ה-</w:t>
      </w:r>
      <w:proofErr w:type="spellStart"/>
      <w:r w:rsidR="007857B4">
        <w:t>LookAt</w:t>
      </w:r>
      <w:proofErr w:type="spellEnd"/>
      <w:r w:rsidR="007857B4">
        <w:rPr>
          <w:rFonts w:hint="cs"/>
          <w:rtl/>
        </w:rPr>
        <w:t xml:space="preserve"> של </w:t>
      </w:r>
      <w:r w:rsidR="007857B4">
        <w:t>object1</w:t>
      </w:r>
      <w:r w:rsidR="007857B4">
        <w:rPr>
          <w:rFonts w:hint="cs"/>
          <w:rtl/>
        </w:rPr>
        <w:t xml:space="preserve"> ע"י המתודה </w:t>
      </w:r>
      <w:r w:rsidR="007857B4" w:rsidRPr="007857B4">
        <w:t>object1.setLookatM</w:t>
      </w:r>
      <w:r w:rsidR="007857B4">
        <w:rPr>
          <w:rFonts w:hint="cs"/>
          <w:rtl/>
        </w:rPr>
        <w:t xml:space="preserve">. העזרו במתודה </w:t>
      </w:r>
      <w:proofErr w:type="spellStart"/>
      <w:r w:rsidR="007857B4">
        <w:t>lookAt</w:t>
      </w:r>
      <w:proofErr w:type="spellEnd"/>
      <w:r w:rsidR="007857B4">
        <w:rPr>
          <w:rFonts w:hint="cs"/>
          <w:rtl/>
        </w:rPr>
        <w:t xml:space="preserve"> של </w:t>
      </w:r>
      <w:r w:rsidR="007857B4">
        <w:rPr>
          <w:rFonts w:hint="cs"/>
        </w:rPr>
        <w:t>JOML</w:t>
      </w:r>
      <w:r w:rsidR="007857B4">
        <w:rPr>
          <w:rFonts w:hint="cs"/>
          <w:rtl/>
        </w:rPr>
        <w:t xml:space="preserve"> כדי לבנות את מטריצת ה-</w:t>
      </w:r>
      <w:proofErr w:type="spellStart"/>
      <w:r w:rsidR="007857B4">
        <w:t>lookAt</w:t>
      </w:r>
      <w:proofErr w:type="spellEnd"/>
      <w:r w:rsidR="007857B4">
        <w:rPr>
          <w:rFonts w:hint="cs"/>
          <w:rtl/>
        </w:rPr>
        <w:t xml:space="preserve">. </w:t>
      </w:r>
      <w:r w:rsidR="00BE0540">
        <w:rPr>
          <w:rtl/>
        </w:rPr>
        <w:br/>
      </w:r>
      <w:r w:rsidR="00EB3B31">
        <w:rPr>
          <w:rFonts w:hint="cs"/>
          <w:rtl/>
        </w:rPr>
        <w:t xml:space="preserve">טענו כל אחד מהמודלים בתיקיה </w:t>
      </w:r>
      <w:proofErr w:type="spellStart"/>
      <w:r w:rsidR="00EB3B31" w:rsidRPr="00EB3B31">
        <w:t>models_without_textures</w:t>
      </w:r>
      <w:proofErr w:type="spellEnd"/>
      <w:r w:rsidR="00EB3B31">
        <w:rPr>
          <w:rFonts w:hint="cs"/>
          <w:rtl/>
        </w:rPr>
        <w:t>. שנו את נקודת המבט על ידי גרירה עם העכבר או ע"י תנועה עם החצים.</w:t>
      </w:r>
    </w:p>
    <w:p w14:paraId="25889892" w14:textId="1F8E6F41" w:rsidR="004F0A0C" w:rsidRDefault="0003049F" w:rsidP="006E7ACB">
      <w:pPr>
        <w:bidi/>
        <w:rPr>
          <w:rtl/>
        </w:rPr>
      </w:pPr>
      <w:r>
        <w:rPr>
          <w:rFonts w:hint="cs"/>
          <w:b/>
          <w:bCs/>
          <w:rtl/>
        </w:rPr>
        <w:t>ג</w:t>
      </w:r>
      <w:r w:rsidR="004F0A0C" w:rsidRPr="00BE0540">
        <w:rPr>
          <w:rFonts w:hint="cs"/>
          <w:b/>
          <w:bCs/>
          <w:rtl/>
        </w:rPr>
        <w:t xml:space="preserve">. טרנספורמציה של </w:t>
      </w:r>
      <w:proofErr w:type="spellStart"/>
      <w:r w:rsidR="004F0A0C" w:rsidRPr="00BE0540">
        <w:rPr>
          <w:rFonts w:hint="cs"/>
          <w:b/>
          <w:bCs/>
          <w:rtl/>
        </w:rPr>
        <w:t>נורמלים</w:t>
      </w:r>
      <w:proofErr w:type="spellEnd"/>
      <w:r w:rsidR="004F0A0C" w:rsidRPr="00BE0540">
        <w:rPr>
          <w:rFonts w:hint="cs"/>
          <w:b/>
          <w:bCs/>
          <w:rtl/>
        </w:rPr>
        <w:t xml:space="preserve"> - בדיקה שחישוב </w:t>
      </w:r>
      <w:proofErr w:type="spellStart"/>
      <w:r w:rsidR="004F0A0C" w:rsidRPr="00BE0540">
        <w:rPr>
          <w:rFonts w:hint="cs"/>
          <w:b/>
          <w:bCs/>
          <w:rtl/>
        </w:rPr>
        <w:t>הנורמלים</w:t>
      </w:r>
      <w:proofErr w:type="spellEnd"/>
      <w:r w:rsidR="004F0A0C" w:rsidRPr="00BE0540">
        <w:rPr>
          <w:rFonts w:hint="cs"/>
          <w:b/>
          <w:bCs/>
          <w:rtl/>
        </w:rPr>
        <w:t xml:space="preserve"> בקואורדינטות העין וציור </w:t>
      </w:r>
      <w:proofErr w:type="spellStart"/>
      <w:r w:rsidR="004F0A0C" w:rsidRPr="00BE0540">
        <w:rPr>
          <w:rFonts w:hint="cs"/>
          <w:b/>
          <w:bCs/>
          <w:rtl/>
        </w:rPr>
        <w:t>הנורמלים</w:t>
      </w:r>
      <w:proofErr w:type="spellEnd"/>
      <w:r w:rsidR="004F0A0C" w:rsidRPr="00BE0540">
        <w:rPr>
          <w:rFonts w:hint="cs"/>
          <w:b/>
          <w:bCs/>
          <w:rtl/>
        </w:rPr>
        <w:t xml:space="preserve"> מתבצע באופן תקין</w:t>
      </w:r>
      <w:r w:rsidR="00BF0016">
        <w:rPr>
          <w:b/>
          <w:bCs/>
          <w:rtl/>
        </w:rPr>
        <w:br/>
      </w:r>
      <w:r w:rsidR="004F0A0C" w:rsidRPr="0025064D">
        <w:rPr>
          <w:rFonts w:hint="cs"/>
          <w:rtl/>
        </w:rPr>
        <w:t xml:space="preserve">חישוב </w:t>
      </w:r>
      <w:proofErr w:type="spellStart"/>
      <w:r w:rsidR="004F0A0C" w:rsidRPr="0025064D">
        <w:rPr>
          <w:rFonts w:hint="cs"/>
          <w:rtl/>
        </w:rPr>
        <w:t>הנורמלים</w:t>
      </w:r>
      <w:proofErr w:type="spellEnd"/>
      <w:r w:rsidR="004F0A0C" w:rsidRPr="0025064D">
        <w:rPr>
          <w:rFonts w:hint="cs"/>
          <w:rtl/>
        </w:rPr>
        <w:t xml:space="preserve"> של הקודקודים </w:t>
      </w:r>
      <w:proofErr w:type="spellStart"/>
      <w:r w:rsidR="004F0A0C" w:rsidRPr="0025064D">
        <w:rPr>
          <w:rFonts w:hint="cs"/>
          <w:rtl/>
        </w:rPr>
        <w:t>בקאורדינטות</w:t>
      </w:r>
      <w:proofErr w:type="spellEnd"/>
      <w:r w:rsidR="004F0A0C" w:rsidRPr="0025064D">
        <w:rPr>
          <w:rFonts w:hint="cs"/>
          <w:rtl/>
        </w:rPr>
        <w:t xml:space="preserve"> העיין ישמש אותנו </w:t>
      </w:r>
      <w:r w:rsidR="004F0A0C">
        <w:rPr>
          <w:rFonts w:hint="cs"/>
          <w:rtl/>
        </w:rPr>
        <w:t>באחד התרגילים הבאים</w:t>
      </w:r>
      <w:r w:rsidR="004F0A0C" w:rsidRPr="0025064D">
        <w:rPr>
          <w:rFonts w:hint="cs"/>
          <w:rtl/>
        </w:rPr>
        <w:t xml:space="preserve"> שב</w:t>
      </w:r>
      <w:r w:rsidR="004F0A0C">
        <w:rPr>
          <w:rFonts w:hint="cs"/>
          <w:rtl/>
        </w:rPr>
        <w:t>ו</w:t>
      </w:r>
      <w:r w:rsidR="004F0A0C" w:rsidRPr="0025064D">
        <w:rPr>
          <w:rFonts w:hint="cs"/>
          <w:rtl/>
        </w:rPr>
        <w:t xml:space="preserve"> נבצע חישובי תאורה. טרנספורמציה של נורמל היא מעט שונה מטרנספורמציה של קודקודים, וכיוון שלא למדנו את הנושא הזה, וכדי להקל עליכם בתרגיל, הקוד שמבצע את חישוב הנורמל וגם ההצגה שלו נתונים לכם</w:t>
      </w:r>
      <w:r w:rsidR="004F0A0C">
        <w:rPr>
          <w:rFonts w:hint="cs"/>
          <w:rtl/>
        </w:rPr>
        <w:t xml:space="preserve"> במתודה </w:t>
      </w:r>
      <w:proofErr w:type="spellStart"/>
      <w:r w:rsidR="004F0A0C" w:rsidRPr="004F0A0C">
        <w:t>transformNormalFromObjectCoordToEyeCoordAndDrawIt</w:t>
      </w:r>
      <w:proofErr w:type="spellEnd"/>
      <w:r w:rsidR="004F0A0C">
        <w:rPr>
          <w:rFonts w:hint="cs"/>
          <w:rtl/>
        </w:rPr>
        <w:t xml:space="preserve"> שקריאה שלה כבר קיימת בקוד</w:t>
      </w:r>
      <w:r w:rsidR="004F0A0C" w:rsidRPr="0025064D">
        <w:rPr>
          <w:rFonts w:hint="cs"/>
          <w:rtl/>
        </w:rPr>
        <w:t xml:space="preserve">. עליכם רק לבדוק </w:t>
      </w:r>
      <w:r w:rsidR="00F628B4" w:rsidRPr="0025064D">
        <w:rPr>
          <w:rFonts w:hint="cs"/>
          <w:rtl/>
        </w:rPr>
        <w:t>שבמהלך העבודה לא פגעתם בקוד זה</w:t>
      </w:r>
      <w:r w:rsidR="00F628B4">
        <w:rPr>
          <w:rFonts w:hint="cs"/>
          <w:rtl/>
        </w:rPr>
        <w:t xml:space="preserve">. </w:t>
      </w:r>
      <w:proofErr w:type="spellStart"/>
      <w:r w:rsidR="00F628B4">
        <w:rPr>
          <w:rFonts w:hint="cs"/>
          <w:rtl/>
        </w:rPr>
        <w:t>בידקו</w:t>
      </w:r>
      <w:proofErr w:type="spellEnd"/>
      <w:r w:rsidR="00F628B4">
        <w:rPr>
          <w:rFonts w:hint="cs"/>
          <w:rtl/>
        </w:rPr>
        <w:t xml:space="preserve"> </w:t>
      </w:r>
      <w:r w:rsidR="00BE0540">
        <w:rPr>
          <w:rFonts w:hint="cs"/>
          <w:rtl/>
        </w:rPr>
        <w:t xml:space="preserve">שהקריאה למתודה נמצאת בסוף המתודה של </w:t>
      </w:r>
      <w:r w:rsidR="00BE0540">
        <w:t>render</w:t>
      </w:r>
      <w:r w:rsidR="00F628B4">
        <w:rPr>
          <w:rFonts w:hint="cs"/>
          <w:rtl/>
        </w:rPr>
        <w:t xml:space="preserve"> אחרי ביצוע הטרנספורמציות</w:t>
      </w:r>
      <w:r w:rsidR="004F0A0C" w:rsidRPr="0025064D">
        <w:rPr>
          <w:rFonts w:hint="cs"/>
          <w:rtl/>
        </w:rPr>
        <w:t xml:space="preserve">. </w:t>
      </w:r>
      <w:proofErr w:type="spellStart"/>
      <w:r w:rsidR="004F0A0C" w:rsidRPr="0025064D">
        <w:rPr>
          <w:rFonts w:hint="cs"/>
          <w:rtl/>
        </w:rPr>
        <w:t>ביחרו</w:t>
      </w:r>
      <w:proofErr w:type="spellEnd"/>
      <w:r w:rsidR="004F0A0C" w:rsidRPr="0025064D">
        <w:rPr>
          <w:rFonts w:hint="cs"/>
          <w:rtl/>
        </w:rPr>
        <w:t xml:space="preserve"> </w:t>
      </w:r>
      <w:r w:rsidR="004F0A0C">
        <w:rPr>
          <w:rFonts w:hint="cs"/>
          <w:rtl/>
        </w:rPr>
        <w:t xml:space="preserve">בתוכנה </w:t>
      </w:r>
      <w:r w:rsidR="004F0A0C" w:rsidRPr="0025064D">
        <w:rPr>
          <w:rFonts w:hint="cs"/>
          <w:rtl/>
        </w:rPr>
        <w:t xml:space="preserve">בהצגת </w:t>
      </w:r>
      <w:proofErr w:type="spellStart"/>
      <w:r w:rsidR="004F0A0C" w:rsidRPr="0025064D">
        <w:rPr>
          <w:rFonts w:hint="cs"/>
          <w:rtl/>
        </w:rPr>
        <w:t>הנורמלים</w:t>
      </w:r>
      <w:proofErr w:type="spellEnd"/>
      <w:r w:rsidR="004F0A0C" w:rsidRPr="0025064D">
        <w:rPr>
          <w:rFonts w:hint="cs"/>
          <w:rtl/>
        </w:rPr>
        <w:t xml:space="preserve"> </w:t>
      </w:r>
      <w:proofErr w:type="spellStart"/>
      <w:r w:rsidR="004F0A0C" w:rsidRPr="0025064D">
        <w:rPr>
          <w:rFonts w:hint="cs"/>
          <w:rtl/>
        </w:rPr>
        <w:t>ובידקו</w:t>
      </w:r>
      <w:proofErr w:type="spellEnd"/>
      <w:r w:rsidR="004F0A0C" w:rsidRPr="0025064D">
        <w:rPr>
          <w:rFonts w:hint="cs"/>
          <w:rtl/>
        </w:rPr>
        <w:t xml:space="preserve"> שהם מוצגים באופן תקין.</w:t>
      </w:r>
      <w:r w:rsidR="00EB3B31">
        <w:rPr>
          <w:rtl/>
        </w:rPr>
        <w:br/>
      </w:r>
      <w:r w:rsidR="00EB3B31">
        <w:rPr>
          <w:rFonts w:hint="cs"/>
          <w:rtl/>
        </w:rPr>
        <w:t xml:space="preserve">למי שמתעניין </w:t>
      </w:r>
      <w:r w:rsidR="004F0A0C" w:rsidRPr="0025064D">
        <w:rPr>
          <w:rFonts w:hint="cs"/>
          <w:rtl/>
        </w:rPr>
        <w:t>להלן פירוט של ההסבר של הקוד שנכתב עבורכם:</w:t>
      </w:r>
      <w:r w:rsidR="004F0A0C" w:rsidRPr="0025064D">
        <w:rPr>
          <w:rtl/>
        </w:rPr>
        <w:br/>
      </w:r>
      <w:r w:rsidR="004F0A0C" w:rsidRPr="0025064D">
        <w:rPr>
          <w:rFonts w:hint="cs"/>
          <w:rtl/>
        </w:rPr>
        <w:t xml:space="preserve">יש לחשב את הנורמל בקואורדינטות העין ולעדכן את השדה </w:t>
      </w:r>
      <w:proofErr w:type="spellStart"/>
      <w:r w:rsidR="00EB3B31">
        <w:rPr>
          <w:rFonts w:ascii="Consolas" w:hAnsi="Consolas" w:cs="Courier New"/>
          <w:sz w:val="19"/>
          <w:szCs w:val="19"/>
          <w:highlight w:val="white"/>
        </w:rPr>
        <w:t>n</w:t>
      </w:r>
      <w:r w:rsidR="004F0A0C" w:rsidRPr="004F0A0C">
        <w:rPr>
          <w:rFonts w:ascii="Consolas" w:hAnsi="Consolas" w:cs="Consolas"/>
          <w:sz w:val="19"/>
          <w:szCs w:val="19"/>
          <w:highlight w:val="white"/>
        </w:rPr>
        <w:t>ormalEyeCoordinates</w:t>
      </w:r>
      <w:proofErr w:type="spellEnd"/>
      <w:r w:rsidR="004F0A0C" w:rsidRPr="004F0A0C">
        <w:rPr>
          <w:rFonts w:ascii="Consolas" w:hAnsi="Consolas" w:cs="Consolas" w:hint="cs"/>
          <w:sz w:val="19"/>
          <w:szCs w:val="19"/>
          <w:rtl/>
        </w:rPr>
        <w:t xml:space="preserve"> </w:t>
      </w:r>
      <w:r w:rsidR="004F0A0C" w:rsidRPr="0025064D">
        <w:rPr>
          <w:rFonts w:hint="cs"/>
          <w:rtl/>
        </w:rPr>
        <w:t>של הקודקוד וזאת כדי לאפשר חישובי תאורה.</w:t>
      </w:r>
      <w:r w:rsidR="00EB3B31">
        <w:t xml:space="preserve"> </w:t>
      </w:r>
      <w:r w:rsidR="004F0A0C" w:rsidRPr="0025064D">
        <w:rPr>
          <w:rFonts w:hint="cs"/>
          <w:rtl/>
        </w:rPr>
        <w:t xml:space="preserve">בנוסף יש להוסיף ציור של </w:t>
      </w:r>
      <w:proofErr w:type="spellStart"/>
      <w:r w:rsidR="004F0A0C" w:rsidRPr="0025064D">
        <w:rPr>
          <w:rFonts w:hint="cs"/>
          <w:rtl/>
        </w:rPr>
        <w:t>נורמלים</w:t>
      </w:r>
      <w:proofErr w:type="spellEnd"/>
      <w:r w:rsidR="004F0A0C" w:rsidRPr="0025064D">
        <w:rPr>
          <w:rFonts w:hint="cs"/>
          <w:rtl/>
        </w:rPr>
        <w:t xml:space="preserve"> לכל קודקוד </w:t>
      </w:r>
      <w:r w:rsidR="00EB3B31">
        <w:rPr>
          <w:rFonts w:hint="cs"/>
          <w:rtl/>
        </w:rPr>
        <w:t>אם המשתמש בוחר בזאת</w:t>
      </w:r>
      <w:r w:rsidR="004F0A0C" w:rsidRPr="004F0A0C">
        <w:rPr>
          <w:rFonts w:ascii="Consolas" w:hAnsi="Consolas" w:hint="cs"/>
          <w:sz w:val="19"/>
          <w:szCs w:val="19"/>
          <w:rtl/>
        </w:rPr>
        <w:t>.</w:t>
      </w:r>
      <w:r w:rsidR="004F0A0C" w:rsidRPr="004F0A0C">
        <w:rPr>
          <w:rFonts w:ascii="Consolas" w:hAnsi="Consolas"/>
          <w:sz w:val="19"/>
          <w:szCs w:val="19"/>
          <w:rtl/>
        </w:rPr>
        <w:br/>
      </w:r>
      <w:r w:rsidR="004F0A0C" w:rsidRPr="0025064D">
        <w:rPr>
          <w:rFonts w:hint="cs"/>
          <w:rtl/>
        </w:rPr>
        <w:t xml:space="preserve">כדי לחשב את הנורמל בקואורדינטות העין נדרש להעביר אותו טרנספורמציות. אך צריך לשים לב </w:t>
      </w:r>
      <w:proofErr w:type="spellStart"/>
      <w:r w:rsidR="004F0A0C" w:rsidRPr="0025064D">
        <w:rPr>
          <w:rFonts w:hint="cs"/>
          <w:rtl/>
        </w:rPr>
        <w:t>שהנורמל</w:t>
      </w:r>
      <w:proofErr w:type="spellEnd"/>
      <w:r w:rsidR="004F0A0C" w:rsidRPr="0025064D">
        <w:rPr>
          <w:rFonts w:hint="cs"/>
          <w:rtl/>
        </w:rPr>
        <w:t xml:space="preserve"> אינו עובר טרנספורמציות באותה הדרך כמו </w:t>
      </w:r>
      <w:r w:rsidR="00EB3B31">
        <w:rPr>
          <w:rFonts w:hint="cs"/>
          <w:rtl/>
        </w:rPr>
        <w:t>קודקוד</w:t>
      </w:r>
      <w:r w:rsidR="004F0A0C" w:rsidRPr="0025064D">
        <w:rPr>
          <w:rFonts w:hint="cs"/>
          <w:rtl/>
        </w:rPr>
        <w:t xml:space="preserve">. לדוגמה נורמל של נקודה באובייקט לא משתנה בטרנספורמציית הזזה. </w:t>
      </w:r>
      <w:r w:rsidR="004F0A0C" w:rsidRPr="0025064D">
        <w:rPr>
          <w:rtl/>
        </w:rPr>
        <w:br/>
      </w:r>
      <w:r w:rsidR="004F0A0C" w:rsidRPr="0025064D">
        <w:rPr>
          <w:rFonts w:hint="cs"/>
          <w:rtl/>
        </w:rPr>
        <w:t>עבור טרנספורמציה איזומטרית (שאינה מעוותת את צורת האובייקט) חישוב הטרנספורמציה של נורמל הוא פשוט. כדי לחשב את הטרנספורמציה של נורמל בטרנס' איזומטרית יש להכפיל את 3 איברי הנורמל במטריצה 3 על 3 השמאלית עליונה של מטריצת הטרנספורמציה ההומוגנית (4 על 4). (עבור טרנספורמציה לא איזומטרית יש צורך להכפיל ב-</w:t>
      </w:r>
      <w:r w:rsidR="004F0A0C" w:rsidRPr="0025064D">
        <w:t>inverse transpose</w:t>
      </w:r>
      <w:r w:rsidR="004F0A0C" w:rsidRPr="0025064D">
        <w:rPr>
          <w:rFonts w:hint="cs"/>
          <w:rtl/>
        </w:rPr>
        <w:t xml:space="preserve"> אך אין בזה צורך כאן). </w:t>
      </w:r>
      <w:r w:rsidR="004F0A0C" w:rsidRPr="0025064D">
        <w:rPr>
          <w:rtl/>
        </w:rPr>
        <w:br/>
      </w:r>
      <w:r w:rsidR="004F0A0C" w:rsidRPr="0025064D">
        <w:rPr>
          <w:rFonts w:hint="cs"/>
          <w:rtl/>
        </w:rPr>
        <w:t>כדי לצייר נורמל עבור קודקוד צריך לחשב נקודה על כיוון הנורמל מהקודקוד ולהעביר את הנקודה הזאת טרנספורמציה של הטלה ו-</w:t>
      </w:r>
      <w:r w:rsidR="004F0A0C" w:rsidRPr="0025064D">
        <w:t>viewport</w:t>
      </w:r>
      <w:r w:rsidR="004F0A0C" w:rsidRPr="0025064D">
        <w:rPr>
          <w:rFonts w:hint="cs"/>
          <w:rtl/>
        </w:rPr>
        <w:t>, ואז ניתן לצייר את הקו של הנורמל בקואורדינטות המסך.</w:t>
      </w:r>
      <w:r w:rsidR="004F0A0C" w:rsidRPr="0025064D">
        <w:rPr>
          <w:rtl/>
        </w:rPr>
        <w:br/>
      </w:r>
    </w:p>
    <w:p w14:paraId="2C295980" w14:textId="23FE3ABA" w:rsidR="00531EF9" w:rsidRDefault="00531EF9" w:rsidP="005B1996">
      <w:pPr>
        <w:pStyle w:val="Heading1"/>
        <w:bidi/>
      </w:pPr>
      <w:r>
        <w:rPr>
          <w:rFonts w:hint="cs"/>
          <w:rtl/>
        </w:rPr>
        <w:lastRenderedPageBreak/>
        <w:t xml:space="preserve">חלק 6 </w:t>
      </w:r>
      <w:r>
        <w:rPr>
          <w:rtl/>
        </w:rPr>
        <w:t>–</w:t>
      </w:r>
      <w:r>
        <w:rPr>
          <w:rFonts w:hint="cs"/>
          <w:rtl/>
        </w:rPr>
        <w:t xml:space="preserve"> הטלה </w:t>
      </w:r>
      <w:r w:rsidR="005B1996">
        <w:rPr>
          <w:rFonts w:hint="cs"/>
          <w:rtl/>
        </w:rPr>
        <w:t>פרספקטיבית</w:t>
      </w:r>
      <w:r w:rsidR="00E81201">
        <w:rPr>
          <w:rFonts w:hint="cs"/>
          <w:rtl/>
        </w:rPr>
        <w:t xml:space="preserve"> (3)</w:t>
      </w:r>
    </w:p>
    <w:p w14:paraId="495B4895" w14:textId="109E37EB" w:rsidR="00531EF9" w:rsidRDefault="00531EF9" w:rsidP="007857B4">
      <w:pPr>
        <w:bidi/>
        <w:rPr>
          <w:rtl/>
        </w:rPr>
      </w:pPr>
      <w:r>
        <w:rPr>
          <w:rFonts w:hint="cs"/>
          <w:rtl/>
        </w:rPr>
        <w:t xml:space="preserve">בתרגיל זה </w:t>
      </w:r>
      <w:r w:rsidR="007857B4">
        <w:rPr>
          <w:rFonts w:hint="cs"/>
          <w:rtl/>
        </w:rPr>
        <w:t xml:space="preserve">תוסיפו אפשרות להטלה פרספקטיבית. </w:t>
      </w:r>
    </w:p>
    <w:p w14:paraId="4DFC681A" w14:textId="72C692D7" w:rsidR="00531EF9" w:rsidRDefault="00531EF9" w:rsidP="00531EF9">
      <w:pPr>
        <w:pStyle w:val="Heading2"/>
        <w:bidi/>
        <w:rPr>
          <w:rtl/>
        </w:rPr>
      </w:pPr>
      <w:r>
        <w:rPr>
          <w:rFonts w:hint="cs"/>
          <w:rtl/>
        </w:rPr>
        <w:t>תרגיל 6</w:t>
      </w:r>
    </w:p>
    <w:p w14:paraId="3C9A8B81" w14:textId="3934CD06" w:rsidR="004028E9" w:rsidRDefault="00E81201" w:rsidP="00F628B4">
      <w:pPr>
        <w:bidi/>
        <w:rPr>
          <w:rtl/>
        </w:rPr>
      </w:pPr>
      <w:proofErr w:type="spellStart"/>
      <w:r w:rsidRPr="00E81201">
        <w:rPr>
          <w:rFonts w:hint="cs"/>
          <w:b/>
          <w:bCs/>
          <w:rtl/>
        </w:rPr>
        <w:t>עידכון</w:t>
      </w:r>
      <w:proofErr w:type="spellEnd"/>
      <w:r w:rsidRPr="00E81201">
        <w:rPr>
          <w:rFonts w:hint="cs"/>
          <w:b/>
          <w:bCs/>
          <w:rtl/>
        </w:rPr>
        <w:t xml:space="preserve"> מטריצת ההתלה הפרספקטיבית (3)</w:t>
      </w:r>
      <w:r>
        <w:br/>
      </w:r>
      <w:r w:rsidR="00F628B4">
        <w:rPr>
          <w:rFonts w:hint="cs"/>
          <w:rtl/>
        </w:rPr>
        <w:t xml:space="preserve">במתודה </w:t>
      </w:r>
      <w:r w:rsidR="00F628B4">
        <w:t>render</w:t>
      </w:r>
      <w:r w:rsidR="00F628B4">
        <w:rPr>
          <w:rFonts w:hint="cs"/>
          <w:rtl/>
        </w:rPr>
        <w:t xml:space="preserve"> של המחלקה </w:t>
      </w:r>
      <w:proofErr w:type="spellStart"/>
      <w:r w:rsidR="00F628B4">
        <w:rPr>
          <w:rFonts w:hint="cs"/>
        </w:rPr>
        <w:t>W</w:t>
      </w:r>
      <w:r w:rsidR="00F628B4">
        <w:t>orldModel</w:t>
      </w:r>
      <w:proofErr w:type="spellEnd"/>
      <w:r w:rsidR="00F628B4">
        <w:rPr>
          <w:rFonts w:hint="cs"/>
          <w:rtl/>
        </w:rPr>
        <w:t xml:space="preserve"> </w:t>
      </w:r>
      <w:r w:rsidR="004028E9">
        <w:rPr>
          <w:rFonts w:hint="cs"/>
          <w:rtl/>
        </w:rPr>
        <w:t>תחת התנאי:</w:t>
      </w:r>
    </w:p>
    <w:p w14:paraId="4EB3674A" w14:textId="366E9A5D" w:rsidR="004028E9" w:rsidRDefault="004028E9" w:rsidP="004028E9">
      <w:pPr>
        <w:rPr>
          <w:rtl/>
        </w:rPr>
      </w:pPr>
      <w:r w:rsidRPr="004028E9">
        <w:rPr>
          <w:b/>
          <w:bCs/>
        </w:rPr>
        <w:t>if</w:t>
      </w:r>
      <w:r w:rsidRPr="004028E9">
        <w:t>(</w:t>
      </w:r>
      <w:proofErr w:type="spellStart"/>
      <w:r w:rsidRPr="004028E9">
        <w:t>projectionType</w:t>
      </w:r>
      <w:proofErr w:type="spellEnd"/>
      <w:r w:rsidRPr="004028E9">
        <w:t>==</w:t>
      </w:r>
      <w:proofErr w:type="spellStart"/>
      <w:r w:rsidRPr="004028E9">
        <w:t>ProjectionTypeEnum.</w:t>
      </w:r>
      <w:r w:rsidRPr="004028E9">
        <w:rPr>
          <w:b/>
          <w:bCs/>
          <w:i/>
          <w:iCs/>
        </w:rPr>
        <w:t>PERSPECTIVE</w:t>
      </w:r>
      <w:proofErr w:type="spellEnd"/>
      <w:r w:rsidRPr="004028E9">
        <w:t>) {</w:t>
      </w:r>
    </w:p>
    <w:p w14:paraId="4F0B803C" w14:textId="0876E723" w:rsidR="004E5F7A" w:rsidRDefault="004028E9" w:rsidP="000415FC">
      <w:pPr>
        <w:bidi/>
        <w:rPr>
          <w:rFonts w:asciiTheme="majorHAnsi" w:eastAsiaTheme="majorEastAsia" w:hAnsiTheme="majorHAnsi" w:cstheme="majorBidi"/>
          <w:color w:val="2E74B5" w:themeColor="accent1" w:themeShade="BF"/>
          <w:sz w:val="32"/>
          <w:szCs w:val="32"/>
          <w:rtl/>
        </w:rPr>
      </w:pPr>
      <w:r>
        <w:rPr>
          <w:rFonts w:hint="cs"/>
          <w:rtl/>
        </w:rPr>
        <w:t xml:space="preserve">עדכנו את מטריצת ההטלה של </w:t>
      </w:r>
      <w:r>
        <w:t>object1</w:t>
      </w:r>
      <w:r>
        <w:rPr>
          <w:rFonts w:hint="cs"/>
          <w:rtl/>
        </w:rPr>
        <w:t xml:space="preserve"> ע"י המתודה </w:t>
      </w:r>
      <w:r w:rsidRPr="004028E9">
        <w:t>object1.setProjectionM</w:t>
      </w:r>
      <w:r w:rsidR="00F628B4">
        <w:rPr>
          <w:rFonts w:hint="cs"/>
          <w:rtl/>
        </w:rPr>
        <w:t xml:space="preserve"> להטלה פרספקטיבית</w:t>
      </w:r>
      <w:r>
        <w:rPr>
          <w:rFonts w:hint="cs"/>
          <w:rtl/>
        </w:rPr>
        <w:t xml:space="preserve">. </w:t>
      </w:r>
      <w:r w:rsidR="00F628B4">
        <w:rPr>
          <w:rFonts w:hint="cs"/>
          <w:rtl/>
        </w:rPr>
        <w:t>היעזר</w:t>
      </w:r>
      <w:r w:rsidR="00F628B4">
        <w:rPr>
          <w:rFonts w:hint="eastAsia"/>
          <w:rtl/>
        </w:rPr>
        <w:t>ו</w:t>
      </w:r>
      <w:r>
        <w:rPr>
          <w:rFonts w:hint="cs"/>
          <w:rtl/>
        </w:rPr>
        <w:t xml:space="preserve"> במתודה </w:t>
      </w:r>
      <w:r w:rsidRPr="004028E9">
        <w:t>perspective</w:t>
      </w:r>
      <w:r>
        <w:rPr>
          <w:rFonts w:hint="cs"/>
          <w:rtl/>
        </w:rPr>
        <w:t xml:space="preserve"> של </w:t>
      </w:r>
      <w:r>
        <w:rPr>
          <w:rFonts w:hint="cs"/>
        </w:rPr>
        <w:t>JOML</w:t>
      </w:r>
      <w:r>
        <w:rPr>
          <w:rFonts w:hint="cs"/>
          <w:rtl/>
        </w:rPr>
        <w:t xml:space="preserve"> כדי לבנות את מטריצת ההטלה הפרספקטיבית. </w:t>
      </w:r>
      <w:proofErr w:type="spellStart"/>
      <w:r>
        <w:rPr>
          <w:rFonts w:hint="cs"/>
          <w:rtl/>
        </w:rPr>
        <w:t>ביחרו</w:t>
      </w:r>
      <w:proofErr w:type="spellEnd"/>
      <w:r>
        <w:rPr>
          <w:rFonts w:hint="cs"/>
          <w:rtl/>
        </w:rPr>
        <w:t xml:space="preserve"> ב-</w:t>
      </w:r>
      <w:r>
        <w:rPr>
          <w:rFonts w:hint="cs"/>
        </w:rPr>
        <w:t>FOV</w:t>
      </w:r>
      <w:r>
        <w:rPr>
          <w:rFonts w:hint="cs"/>
          <w:rtl/>
        </w:rPr>
        <w:t xml:space="preserve"> של 30 מעלות וב-</w:t>
      </w:r>
      <w:proofErr w:type="spellStart"/>
      <w:r>
        <w:t>zNear</w:t>
      </w:r>
      <w:proofErr w:type="spellEnd"/>
      <w:r>
        <w:rPr>
          <w:rFonts w:hint="cs"/>
          <w:rtl/>
        </w:rPr>
        <w:t xml:space="preserve"> ו-</w:t>
      </w:r>
      <w:proofErr w:type="spellStart"/>
      <w:r>
        <w:t>zFar</w:t>
      </w:r>
      <w:proofErr w:type="spellEnd"/>
      <w:r>
        <w:rPr>
          <w:rFonts w:hint="cs"/>
          <w:rtl/>
        </w:rPr>
        <w:t xml:space="preserve"> של 1 ו-100 בהתאמה. </w:t>
      </w:r>
      <w:r w:rsidR="00BE28D0">
        <w:rPr>
          <w:rFonts w:hint="cs"/>
          <w:rtl/>
        </w:rPr>
        <w:t xml:space="preserve">שימו לב שהמתודה מצפה לקבל את </w:t>
      </w:r>
      <w:proofErr w:type="spellStart"/>
      <w:r w:rsidR="00BE28D0">
        <w:t>fovy</w:t>
      </w:r>
      <w:proofErr w:type="spellEnd"/>
      <w:r w:rsidR="00BE28D0">
        <w:rPr>
          <w:rFonts w:hint="cs"/>
          <w:rtl/>
        </w:rPr>
        <w:t xml:space="preserve"> </w:t>
      </w:r>
      <w:proofErr w:type="spellStart"/>
      <w:r w:rsidR="00BE28D0">
        <w:rPr>
          <w:rFonts w:hint="cs"/>
          <w:rtl/>
        </w:rPr>
        <w:t>ברדיאנים</w:t>
      </w:r>
      <w:proofErr w:type="spellEnd"/>
      <w:r w:rsidR="00BE28D0">
        <w:rPr>
          <w:rFonts w:hint="cs"/>
          <w:rtl/>
        </w:rPr>
        <w:t xml:space="preserve">. </w:t>
      </w:r>
      <w:r w:rsidR="00E10452">
        <w:rPr>
          <w:rFonts w:hint="cs"/>
          <w:rtl/>
        </w:rPr>
        <w:t>ה-</w:t>
      </w:r>
      <w:r w:rsidR="00E10452">
        <w:t>aspect</w:t>
      </w:r>
      <w:r w:rsidR="00E10452">
        <w:rPr>
          <w:rFonts w:hint="cs"/>
          <w:rtl/>
        </w:rPr>
        <w:t xml:space="preserve"> הוא היחס בין הרוחב לגובה של החלון ובמקרה שלנו הוא יהיה 1 כיוון שהרוחב והגובה של החלון זהים.</w:t>
      </w:r>
      <w:r>
        <w:rPr>
          <w:rtl/>
        </w:rPr>
        <w:br/>
      </w:r>
    </w:p>
    <w:p w14:paraId="53D36472" w14:textId="3EB9476D" w:rsidR="001E3F56" w:rsidRDefault="001E3F56" w:rsidP="0097332F">
      <w:pPr>
        <w:pStyle w:val="Heading1"/>
        <w:bidi/>
        <w:rPr>
          <w:rtl/>
        </w:rPr>
      </w:pPr>
      <w:r>
        <w:rPr>
          <w:rFonts w:hint="cs"/>
          <w:rtl/>
        </w:rPr>
        <w:t xml:space="preserve">חלק 7 </w:t>
      </w:r>
      <w:r>
        <w:rPr>
          <w:rtl/>
        </w:rPr>
        <w:t>–</w:t>
      </w:r>
      <w:r>
        <w:rPr>
          <w:rFonts w:hint="cs"/>
          <w:rtl/>
        </w:rPr>
        <w:t xml:space="preserve"> אינטרפולציה</w:t>
      </w:r>
      <w:r w:rsidR="0097332F">
        <w:rPr>
          <w:rFonts w:hint="cs"/>
          <w:rtl/>
        </w:rPr>
        <w:t xml:space="preserve"> (13)</w:t>
      </w:r>
    </w:p>
    <w:p w14:paraId="6FC146ED" w14:textId="77A86C6E" w:rsidR="001E3F56" w:rsidRDefault="004E5F7A" w:rsidP="004E5F7A">
      <w:pPr>
        <w:bidi/>
        <w:rPr>
          <w:rtl/>
        </w:rPr>
      </w:pPr>
      <w:r>
        <w:rPr>
          <w:rFonts w:hint="cs"/>
          <w:rtl/>
        </w:rPr>
        <w:t>לצורך תרגיל זה ניתנה ל</w:t>
      </w:r>
      <w:r w:rsidR="00195E5C">
        <w:rPr>
          <w:rFonts w:hint="cs"/>
          <w:rtl/>
        </w:rPr>
        <w:t xml:space="preserve">כל קודקוד </w:t>
      </w:r>
      <w:r>
        <w:rPr>
          <w:rFonts w:hint="cs"/>
          <w:rtl/>
        </w:rPr>
        <w:t>באובייקט ת</w:t>
      </w:r>
      <w:r w:rsidR="00195E5C">
        <w:rPr>
          <w:rFonts w:hint="cs"/>
          <w:rtl/>
        </w:rPr>
        <w:t>כונה של צבע. בתרגיל זה נבצע אינטרפולציה בין הצבעים של הקודקודים וכל פיקסל במשולש יקבל את הצבע שהוא אינטרפולציה של שלושת הצבעים של קודקודי המשולש.</w:t>
      </w:r>
    </w:p>
    <w:p w14:paraId="64CAD6F3" w14:textId="2BABC41A" w:rsidR="001E3F56" w:rsidRDefault="001E3F56" w:rsidP="001E3F56">
      <w:pPr>
        <w:pStyle w:val="Heading2"/>
        <w:bidi/>
        <w:rPr>
          <w:rtl/>
        </w:rPr>
      </w:pPr>
      <w:r>
        <w:rPr>
          <w:rFonts w:hint="cs"/>
          <w:rtl/>
        </w:rPr>
        <w:t>תרגיל 7</w:t>
      </w:r>
    </w:p>
    <w:p w14:paraId="6CDF2624" w14:textId="5D0E5D14" w:rsidR="0005544F" w:rsidRDefault="0005544F" w:rsidP="005D5BBA">
      <w:pPr>
        <w:bidi/>
        <w:rPr>
          <w:rtl/>
        </w:rPr>
      </w:pPr>
      <w:r>
        <w:rPr>
          <w:rFonts w:hint="cs"/>
          <w:b/>
          <w:bCs/>
          <w:rtl/>
        </w:rPr>
        <w:t>א</w:t>
      </w:r>
      <w:r w:rsidRPr="006B20D9">
        <w:rPr>
          <w:rFonts w:hint="cs"/>
          <w:b/>
          <w:bCs/>
          <w:rtl/>
        </w:rPr>
        <w:t xml:space="preserve">. </w:t>
      </w:r>
      <w:proofErr w:type="spellStart"/>
      <w:r w:rsidRPr="006B20D9">
        <w:rPr>
          <w:rFonts w:hint="cs"/>
          <w:b/>
          <w:bCs/>
          <w:rtl/>
        </w:rPr>
        <w:t>תירגול</w:t>
      </w:r>
      <w:proofErr w:type="spellEnd"/>
      <w:r w:rsidRPr="006B20D9">
        <w:rPr>
          <w:rFonts w:hint="cs"/>
          <w:b/>
          <w:bCs/>
          <w:rtl/>
        </w:rPr>
        <w:t xml:space="preserve"> ידני של </w:t>
      </w:r>
      <w:r>
        <w:rPr>
          <w:rFonts w:hint="cs"/>
          <w:b/>
          <w:bCs/>
          <w:rtl/>
        </w:rPr>
        <w:t xml:space="preserve">אינטרפולציה בעזרת </w:t>
      </w:r>
      <w:proofErr w:type="spellStart"/>
      <w:r w:rsidRPr="006B20D9">
        <w:rPr>
          <w:rFonts w:hint="cs"/>
          <w:b/>
          <w:bCs/>
          <w:rtl/>
        </w:rPr>
        <w:t>קאורדינטות</w:t>
      </w:r>
      <w:proofErr w:type="spellEnd"/>
      <w:r w:rsidRPr="006B20D9">
        <w:rPr>
          <w:rFonts w:hint="cs"/>
          <w:b/>
          <w:bCs/>
          <w:rtl/>
        </w:rPr>
        <w:t xml:space="preserve"> </w:t>
      </w:r>
      <w:proofErr w:type="spellStart"/>
      <w:r w:rsidRPr="006B20D9">
        <w:rPr>
          <w:rFonts w:hint="cs"/>
          <w:b/>
          <w:bCs/>
          <w:rtl/>
        </w:rPr>
        <w:t>בריסנטריות</w:t>
      </w:r>
      <w:proofErr w:type="spellEnd"/>
      <w:r w:rsidRPr="006B20D9">
        <w:rPr>
          <w:b/>
          <w:bCs/>
          <w:rtl/>
        </w:rPr>
        <w:t xml:space="preserve"> </w:t>
      </w:r>
      <w:r w:rsidRPr="006B20D9">
        <w:rPr>
          <w:b/>
          <w:bCs/>
          <w:rtl/>
        </w:rPr>
        <w:br/>
      </w:r>
      <w:r>
        <w:rPr>
          <w:rFonts w:hint="cs"/>
          <w:rtl/>
        </w:rPr>
        <w:t xml:space="preserve">ציירו לכם על דף את המשולש עם הנקודות הבאות: </w:t>
      </w:r>
      <w:r>
        <w:t>(0,0), (10,0), (5,10)</w:t>
      </w:r>
      <w:r>
        <w:rPr>
          <w:rFonts w:hint="cs"/>
          <w:rtl/>
        </w:rPr>
        <w:t xml:space="preserve">, ואת הנקודה </w:t>
      </w:r>
      <w:r>
        <w:t>(5,0)</w:t>
      </w:r>
      <w:r>
        <w:rPr>
          <w:rFonts w:hint="cs"/>
          <w:rtl/>
        </w:rPr>
        <w:t xml:space="preserve"> והנקודה </w:t>
      </w:r>
      <w:r>
        <w:t>(5,5)</w:t>
      </w:r>
      <w:r>
        <w:rPr>
          <w:rFonts w:hint="cs"/>
          <w:rtl/>
        </w:rPr>
        <w:t xml:space="preserve">. נסו להעריך את </w:t>
      </w:r>
      <w:proofErr w:type="spellStart"/>
      <w:r>
        <w:rPr>
          <w:rFonts w:hint="cs"/>
          <w:rtl/>
        </w:rPr>
        <w:t>הקאורדינטות</w:t>
      </w:r>
      <w:proofErr w:type="spellEnd"/>
      <w:r>
        <w:rPr>
          <w:rFonts w:hint="cs"/>
          <w:rtl/>
        </w:rPr>
        <w:t xml:space="preserve"> </w:t>
      </w:r>
      <w:proofErr w:type="spellStart"/>
      <w:r>
        <w:rPr>
          <w:rFonts w:hint="cs"/>
          <w:rtl/>
        </w:rPr>
        <w:t>הבריסנטריות</w:t>
      </w:r>
      <w:proofErr w:type="spellEnd"/>
      <w:r>
        <w:rPr>
          <w:rFonts w:hint="cs"/>
          <w:rtl/>
        </w:rPr>
        <w:t xml:space="preserve"> של הנקודות האלו ביחס למשולש. </w:t>
      </w:r>
      <w:r>
        <w:rPr>
          <w:rtl/>
        </w:rPr>
        <w:br/>
      </w:r>
      <w:r>
        <w:rPr>
          <w:rFonts w:hint="cs"/>
          <w:rtl/>
        </w:rPr>
        <w:t xml:space="preserve">אם נצמיד את המספרים הבאים </w:t>
      </w:r>
      <w:r>
        <w:t>10,</w:t>
      </w:r>
      <w:r w:rsidR="005D5BBA">
        <w:t>3</w:t>
      </w:r>
      <w:r>
        <w:t>0,</w:t>
      </w:r>
      <w:r w:rsidR="005D5BBA">
        <w:t>60</w:t>
      </w:r>
      <w:r>
        <w:rPr>
          <w:rFonts w:hint="cs"/>
          <w:rtl/>
        </w:rPr>
        <w:t xml:space="preserve"> לקודקודים לפי הסדר, נסו להעריך מה תהיה האינטרפולציה של ערכים אלו בשתי הנקודות שצוינו.</w:t>
      </w:r>
      <w:r>
        <w:rPr>
          <w:rtl/>
        </w:rPr>
        <w:br/>
      </w:r>
      <w:r>
        <w:br/>
      </w:r>
      <w:r>
        <w:rPr>
          <w:rFonts w:hint="cs"/>
          <w:b/>
          <w:bCs/>
          <w:rtl/>
        </w:rPr>
        <w:t>ב</w:t>
      </w:r>
      <w:r w:rsidRPr="006B20D9">
        <w:rPr>
          <w:rFonts w:hint="cs"/>
          <w:b/>
          <w:bCs/>
          <w:rtl/>
        </w:rPr>
        <w:t xml:space="preserve">. </w:t>
      </w:r>
      <w:proofErr w:type="spellStart"/>
      <w:r>
        <w:rPr>
          <w:rFonts w:hint="cs"/>
          <w:b/>
          <w:bCs/>
          <w:rtl/>
        </w:rPr>
        <w:t>תירגול</w:t>
      </w:r>
      <w:proofErr w:type="spellEnd"/>
      <w:r>
        <w:rPr>
          <w:rFonts w:hint="cs"/>
          <w:b/>
          <w:bCs/>
          <w:rtl/>
        </w:rPr>
        <w:t xml:space="preserve"> ביצוע אינטרפולציה בעזרת </w:t>
      </w:r>
      <w:r w:rsidRPr="006B20D9">
        <w:rPr>
          <w:rFonts w:hint="cs"/>
          <w:b/>
          <w:bCs/>
          <w:rtl/>
        </w:rPr>
        <w:t xml:space="preserve">המחלקה </w:t>
      </w:r>
      <w:proofErr w:type="spellStart"/>
      <w:r w:rsidRPr="006B20D9">
        <w:rPr>
          <w:b/>
          <w:bCs/>
        </w:rPr>
        <w:t>BarycentricCoordinates</w:t>
      </w:r>
      <w:proofErr w:type="spellEnd"/>
      <w:r w:rsidR="0097332F">
        <w:rPr>
          <w:rFonts w:hint="cs"/>
          <w:b/>
          <w:bCs/>
          <w:rtl/>
        </w:rPr>
        <w:t xml:space="preserve"> (10)</w:t>
      </w:r>
      <w:r>
        <w:rPr>
          <w:b/>
          <w:bCs/>
          <w:rtl/>
        </w:rPr>
        <w:br/>
      </w:r>
      <w:r>
        <w:rPr>
          <w:rFonts w:hint="cs"/>
          <w:rtl/>
        </w:rPr>
        <w:t xml:space="preserve">אחרי שעשיתם את סעיף ב, נבצע את אותם חישובים בעזרת המחלקה </w:t>
      </w:r>
      <w:proofErr w:type="spellStart"/>
      <w:r w:rsidRPr="0081717D">
        <w:t>BarycentricCoordinates</w:t>
      </w:r>
      <w:proofErr w:type="spellEnd"/>
      <w:r>
        <w:rPr>
          <w:rFonts w:hint="cs"/>
          <w:rtl/>
        </w:rPr>
        <w:t xml:space="preserve">. התחילו מלקרוא ולהבין את שלושת המתודות </w:t>
      </w:r>
      <w:r w:rsidRPr="0005544F">
        <w:t>interpolate</w:t>
      </w:r>
      <w:r>
        <w:rPr>
          <w:rFonts w:hint="cs"/>
          <w:rtl/>
        </w:rPr>
        <w:t xml:space="preserve"> שבסוף המחלקה </w:t>
      </w:r>
      <w:proofErr w:type="spellStart"/>
      <w:r w:rsidRPr="0081717D">
        <w:t>BarycentricCoordinates</w:t>
      </w:r>
      <w:proofErr w:type="spellEnd"/>
      <w:r>
        <w:rPr>
          <w:rFonts w:hint="cs"/>
          <w:rtl/>
        </w:rPr>
        <w:t xml:space="preserve"> שבחבילה </w:t>
      </w:r>
      <w:proofErr w:type="spellStart"/>
      <w:r>
        <w:t>your_code</w:t>
      </w:r>
      <w:proofErr w:type="spellEnd"/>
      <w:r>
        <w:rPr>
          <w:rFonts w:hint="cs"/>
          <w:rtl/>
        </w:rPr>
        <w:t xml:space="preserve">. </w:t>
      </w:r>
      <w:r>
        <w:rPr>
          <w:rtl/>
        </w:rPr>
        <w:br/>
      </w:r>
      <w:r>
        <w:rPr>
          <w:rFonts w:hint="cs"/>
          <w:rtl/>
        </w:rPr>
        <w:t xml:space="preserve">במתודה </w:t>
      </w:r>
      <w:r>
        <w:t>main</w:t>
      </w:r>
      <w:r>
        <w:rPr>
          <w:rFonts w:hint="cs"/>
          <w:rtl/>
        </w:rPr>
        <w:t xml:space="preserve"> של המחלקה הזו הוסיפו קוד שמחשב את האינטרפולציה שחישבתם בסעיף הקודם.</w:t>
      </w:r>
    </w:p>
    <w:p w14:paraId="54A514FF" w14:textId="47C25346" w:rsidR="001E3F56" w:rsidRDefault="0055700A" w:rsidP="005D5BBA">
      <w:pPr>
        <w:bidi/>
        <w:rPr>
          <w:rtl/>
        </w:rPr>
      </w:pPr>
      <w:r w:rsidRPr="00E710F3">
        <w:rPr>
          <w:rFonts w:hint="cs"/>
          <w:b/>
          <w:bCs/>
          <w:rtl/>
        </w:rPr>
        <w:t>ג</w:t>
      </w:r>
      <w:r w:rsidR="003E2E90" w:rsidRPr="00E710F3">
        <w:rPr>
          <w:rFonts w:hint="cs"/>
          <w:b/>
          <w:bCs/>
          <w:rtl/>
        </w:rPr>
        <w:t xml:space="preserve">. </w:t>
      </w:r>
      <w:proofErr w:type="spellStart"/>
      <w:r w:rsidR="00E710F3" w:rsidRPr="00E710F3">
        <w:rPr>
          <w:rFonts w:hint="cs"/>
          <w:b/>
          <w:bCs/>
          <w:rtl/>
        </w:rPr>
        <w:t>עידכון</w:t>
      </w:r>
      <w:proofErr w:type="spellEnd"/>
      <w:r w:rsidR="00E710F3" w:rsidRPr="00E710F3">
        <w:rPr>
          <w:rFonts w:hint="cs"/>
          <w:b/>
          <w:bCs/>
          <w:rtl/>
        </w:rPr>
        <w:t xml:space="preserve"> המתודה </w:t>
      </w:r>
      <w:r w:rsidR="00E710F3" w:rsidRPr="00E710F3">
        <w:rPr>
          <w:b/>
          <w:bCs/>
        </w:rPr>
        <w:t>rasterization</w:t>
      </w:r>
      <w:r w:rsidR="0097332F">
        <w:rPr>
          <w:rFonts w:hint="cs"/>
          <w:b/>
          <w:bCs/>
          <w:rtl/>
        </w:rPr>
        <w:t xml:space="preserve"> (2)</w:t>
      </w:r>
      <w:r w:rsidR="00E710F3">
        <w:rPr>
          <w:rtl/>
        </w:rPr>
        <w:br/>
      </w:r>
      <w:r w:rsidR="003E2E90">
        <w:rPr>
          <w:rFonts w:hint="cs"/>
          <w:rtl/>
        </w:rPr>
        <w:t xml:space="preserve">במתודה </w:t>
      </w:r>
      <w:r w:rsidR="005D5BBA">
        <w:t>rasterization</w:t>
      </w:r>
      <w:r w:rsidR="003E2E90">
        <w:rPr>
          <w:rFonts w:hint="cs"/>
          <w:rtl/>
        </w:rPr>
        <w:t xml:space="preserve"> </w:t>
      </w:r>
      <w:r w:rsidR="001E3F56">
        <w:rPr>
          <w:rFonts w:hint="cs"/>
          <w:rtl/>
        </w:rPr>
        <w:t>תחת התנאי:</w:t>
      </w:r>
    </w:p>
    <w:p w14:paraId="21FB9700" w14:textId="67FD69C3" w:rsidR="003E2E90" w:rsidRDefault="003E2E90" w:rsidP="001E3F56">
      <w:pPr>
        <w:rPr>
          <w:rtl/>
        </w:rPr>
      </w:pPr>
      <w:r w:rsidRPr="003E2E90">
        <w:t>if (</w:t>
      </w:r>
      <w:proofErr w:type="spellStart"/>
      <w:r w:rsidRPr="003E2E90">
        <w:t>worldModel.displayType</w:t>
      </w:r>
      <w:proofErr w:type="spellEnd"/>
      <w:r w:rsidRPr="003E2E90">
        <w:t xml:space="preserve"> == </w:t>
      </w:r>
      <w:proofErr w:type="spellStart"/>
      <w:r w:rsidRPr="003E2E90">
        <w:t>DisplayTypeEnum.INTERPOlATED_VERTEX_COLOR</w:t>
      </w:r>
      <w:proofErr w:type="spellEnd"/>
      <w:r w:rsidRPr="003E2E90">
        <w:t>) {</w:t>
      </w:r>
    </w:p>
    <w:p w14:paraId="02C828D7" w14:textId="11043B80" w:rsidR="001E3F56" w:rsidRDefault="00B5710E" w:rsidP="005D5BBA">
      <w:pPr>
        <w:bidi/>
        <w:rPr>
          <w:rtl/>
        </w:rPr>
      </w:pPr>
      <w:r>
        <w:rPr>
          <w:rFonts w:hint="cs"/>
          <w:rtl/>
        </w:rPr>
        <w:t>בצעו אינטרפולציה של הצבעים של קודקודי המשולש</w:t>
      </w:r>
      <w:r w:rsidR="005D5BBA">
        <w:rPr>
          <w:rFonts w:hint="cs"/>
          <w:rtl/>
        </w:rPr>
        <w:t xml:space="preserve"> שבשדה </w:t>
      </w:r>
      <w:r w:rsidR="005D5BBA">
        <w:t>color</w:t>
      </w:r>
      <w:r w:rsidR="005D5BBA">
        <w:rPr>
          <w:rFonts w:hint="cs"/>
          <w:rtl/>
        </w:rPr>
        <w:t xml:space="preserve"> של </w:t>
      </w:r>
      <w:proofErr w:type="spellStart"/>
      <w:r w:rsidR="005D5BBA">
        <w:t>VertexData</w:t>
      </w:r>
      <w:proofErr w:type="spellEnd"/>
      <w:r>
        <w:rPr>
          <w:rFonts w:hint="cs"/>
          <w:rtl/>
        </w:rPr>
        <w:t xml:space="preserve">. עדכנו את </w:t>
      </w:r>
      <w:r w:rsidR="005D5BBA">
        <w:rPr>
          <w:rFonts w:hint="cs"/>
          <w:rtl/>
        </w:rPr>
        <w:t>השדה</w:t>
      </w:r>
      <w:r>
        <w:rPr>
          <w:rFonts w:hint="cs"/>
          <w:rtl/>
        </w:rPr>
        <w:t xml:space="preserve"> </w:t>
      </w:r>
      <w:proofErr w:type="spellStart"/>
      <w:r w:rsidR="005D5BBA" w:rsidRPr="005D5BBA">
        <w:t>fragmentData.pixelColor</w:t>
      </w:r>
      <w:proofErr w:type="spellEnd"/>
      <w:r>
        <w:rPr>
          <w:rFonts w:hint="cs"/>
          <w:rtl/>
        </w:rPr>
        <w:t xml:space="preserve"> בצבע האינטרפולציה שהתקבל</w:t>
      </w:r>
      <w:r w:rsidR="001E3F56">
        <w:rPr>
          <w:rFonts w:hint="cs"/>
          <w:rtl/>
        </w:rPr>
        <w:t>.</w:t>
      </w:r>
    </w:p>
    <w:p w14:paraId="4019072F" w14:textId="7E2FFDF1" w:rsidR="00A535FF" w:rsidRDefault="0006286A" w:rsidP="00A535FF">
      <w:pPr>
        <w:bidi/>
        <w:rPr>
          <w:rtl/>
        </w:rPr>
      </w:pPr>
      <w:r>
        <w:rPr>
          <w:rFonts w:hint="cs"/>
          <w:b/>
          <w:bCs/>
          <w:rtl/>
        </w:rPr>
        <w:t>ד</w:t>
      </w:r>
      <w:r w:rsidR="00A535FF" w:rsidRPr="006B20D9">
        <w:rPr>
          <w:rFonts w:hint="cs"/>
          <w:b/>
          <w:bCs/>
          <w:rtl/>
        </w:rPr>
        <w:t xml:space="preserve">. </w:t>
      </w:r>
      <w:proofErr w:type="spellStart"/>
      <w:r w:rsidR="00A535FF">
        <w:rPr>
          <w:rFonts w:hint="cs"/>
          <w:b/>
          <w:bCs/>
          <w:rtl/>
        </w:rPr>
        <w:t>עידכון</w:t>
      </w:r>
      <w:proofErr w:type="spellEnd"/>
      <w:r w:rsidR="00A535FF">
        <w:rPr>
          <w:rFonts w:hint="cs"/>
          <w:b/>
          <w:bCs/>
          <w:rtl/>
        </w:rPr>
        <w:t xml:space="preserve"> </w:t>
      </w:r>
      <w:r w:rsidR="00A535FF" w:rsidRPr="006B20D9">
        <w:rPr>
          <w:rFonts w:hint="cs"/>
          <w:b/>
          <w:bCs/>
          <w:rtl/>
        </w:rPr>
        <w:t xml:space="preserve">המתודה </w:t>
      </w:r>
      <w:proofErr w:type="spellStart"/>
      <w:r w:rsidR="00A535FF" w:rsidRPr="006B20D9">
        <w:rPr>
          <w:b/>
          <w:bCs/>
        </w:rPr>
        <w:t>fragmentProcessing</w:t>
      </w:r>
      <w:proofErr w:type="spellEnd"/>
      <w:r w:rsidR="0097332F">
        <w:rPr>
          <w:rFonts w:hint="cs"/>
          <w:b/>
          <w:bCs/>
          <w:rtl/>
        </w:rPr>
        <w:t xml:space="preserve"> (1)</w:t>
      </w:r>
      <w:r w:rsidR="00A535FF" w:rsidRPr="006B20D9">
        <w:rPr>
          <w:b/>
          <w:bCs/>
          <w:rtl/>
        </w:rPr>
        <w:br/>
      </w:r>
      <w:r w:rsidR="00A535FF">
        <w:rPr>
          <w:rFonts w:hint="cs"/>
          <w:rtl/>
        </w:rPr>
        <w:t xml:space="preserve">במתודה </w:t>
      </w:r>
      <w:proofErr w:type="spellStart"/>
      <w:r w:rsidR="00A535FF">
        <w:t>fragmentProcessing</w:t>
      </w:r>
      <w:proofErr w:type="spellEnd"/>
      <w:r w:rsidR="00A535FF">
        <w:rPr>
          <w:rFonts w:hint="cs"/>
          <w:rtl/>
        </w:rPr>
        <w:t xml:space="preserve"> לא קורה הרבה במקרה זה כי את עבודת האינטרפולציה עשתה </w:t>
      </w:r>
      <w:proofErr w:type="spellStart"/>
      <w:r w:rsidR="00A535FF">
        <w:rPr>
          <w:rFonts w:hint="cs"/>
          <w:rtl/>
        </w:rPr>
        <w:t>הרסטריזציה</w:t>
      </w:r>
      <w:proofErr w:type="spellEnd"/>
      <w:r w:rsidR="00A535FF">
        <w:rPr>
          <w:rFonts w:hint="cs"/>
          <w:rtl/>
        </w:rPr>
        <w:t xml:space="preserve">. במתודה </w:t>
      </w:r>
      <w:proofErr w:type="spellStart"/>
      <w:r w:rsidR="00A535FF" w:rsidRPr="006B20D9">
        <w:t>fragmentProcessing</w:t>
      </w:r>
      <w:proofErr w:type="spellEnd"/>
      <w:r w:rsidR="00A535FF">
        <w:rPr>
          <w:rFonts w:hint="cs"/>
          <w:rtl/>
        </w:rPr>
        <w:t xml:space="preserve"> תחת התנאי:</w:t>
      </w:r>
    </w:p>
    <w:p w14:paraId="1B357995" w14:textId="41CF29E7" w:rsidR="00A535FF" w:rsidRPr="006B20D9" w:rsidRDefault="00A535FF" w:rsidP="00A535FF">
      <w:r w:rsidRPr="006B20D9">
        <w:rPr>
          <w:b/>
          <w:bCs/>
        </w:rPr>
        <w:t>if</w:t>
      </w:r>
      <w:r w:rsidRPr="006B20D9">
        <w:t xml:space="preserve"> (</w:t>
      </w:r>
      <w:proofErr w:type="spellStart"/>
      <w:r w:rsidRPr="006B20D9">
        <w:t>worldModel.displayType</w:t>
      </w:r>
      <w:proofErr w:type="spellEnd"/>
      <w:r w:rsidRPr="006B20D9">
        <w:t xml:space="preserve"> == </w:t>
      </w:r>
      <w:proofErr w:type="spellStart"/>
      <w:r w:rsidRPr="006B20D9">
        <w:t>DisplayTypeEnum</w:t>
      </w:r>
      <w:proofErr w:type="spellEnd"/>
      <w:r w:rsidRPr="006B20D9">
        <w:t>.</w:t>
      </w:r>
      <w:r w:rsidRPr="00A535FF">
        <w:t xml:space="preserve"> </w:t>
      </w:r>
      <w:proofErr w:type="spellStart"/>
      <w:r w:rsidRPr="00A535FF">
        <w:rPr>
          <w:b/>
          <w:bCs/>
          <w:i/>
          <w:iCs/>
        </w:rPr>
        <w:t>INTERPOlATED_VERTEX_COLOR</w:t>
      </w:r>
      <w:proofErr w:type="spellEnd"/>
      <w:r>
        <w:t>) {</w:t>
      </w:r>
    </w:p>
    <w:p w14:paraId="0B225B66" w14:textId="5B64DCBB" w:rsidR="00A535FF" w:rsidRDefault="00A535FF" w:rsidP="005770F3">
      <w:pPr>
        <w:bidi/>
        <w:rPr>
          <w:rtl/>
        </w:rPr>
      </w:pPr>
      <w:r>
        <w:rPr>
          <w:rFonts w:hint="cs"/>
          <w:rtl/>
        </w:rPr>
        <w:lastRenderedPageBreak/>
        <w:t xml:space="preserve">החזירו את </w:t>
      </w:r>
      <w:proofErr w:type="spellStart"/>
      <w:r w:rsidRPr="006B20D9">
        <w:t>fragmentData.pixelColor</w:t>
      </w:r>
      <w:proofErr w:type="spellEnd"/>
      <w:r>
        <w:rPr>
          <w:rFonts w:hint="cs"/>
          <w:rtl/>
        </w:rPr>
        <w:t>.</w:t>
      </w:r>
    </w:p>
    <w:p w14:paraId="43A3E478" w14:textId="0B87C1CE" w:rsidR="00B5710E" w:rsidRDefault="0006286A" w:rsidP="00B5710E">
      <w:pPr>
        <w:bidi/>
        <w:rPr>
          <w:rtl/>
        </w:rPr>
      </w:pPr>
      <w:r>
        <w:rPr>
          <w:rFonts w:hint="cs"/>
          <w:b/>
          <w:bCs/>
          <w:rtl/>
        </w:rPr>
        <w:t>ה</w:t>
      </w:r>
      <w:r w:rsidR="00B5710E" w:rsidRPr="0006286A">
        <w:rPr>
          <w:rFonts w:hint="cs"/>
          <w:b/>
          <w:bCs/>
          <w:rtl/>
        </w:rPr>
        <w:t xml:space="preserve">. </w:t>
      </w:r>
      <w:r w:rsidRPr="0006286A">
        <w:rPr>
          <w:rFonts w:hint="cs"/>
          <w:b/>
          <w:bCs/>
          <w:rtl/>
        </w:rPr>
        <w:t>בדיקה</w:t>
      </w:r>
      <w:r>
        <w:rPr>
          <w:rtl/>
        </w:rPr>
        <w:br/>
      </w:r>
      <w:r w:rsidR="00B5710E">
        <w:rPr>
          <w:rFonts w:hint="cs"/>
          <w:rtl/>
        </w:rPr>
        <w:t xml:space="preserve">פיתחו את המודל </w:t>
      </w:r>
      <w:proofErr w:type="spellStart"/>
      <w:r w:rsidR="00B5710E" w:rsidRPr="00B5710E">
        <w:t>models_without_textures</w:t>
      </w:r>
      <w:proofErr w:type="spellEnd"/>
      <w:r w:rsidR="00B5710E">
        <w:t>\</w:t>
      </w:r>
      <w:r w:rsidR="00B5710E" w:rsidRPr="00B5710E">
        <w:t>triangle1.obj</w:t>
      </w:r>
      <w:r w:rsidR="00B5710E">
        <w:rPr>
          <w:rFonts w:hint="cs"/>
          <w:rtl/>
        </w:rPr>
        <w:t>, הקודקוד השמאלי התחתון אדום, הימני ירוק, והעליון כחול</w:t>
      </w:r>
      <w:r w:rsidR="00AB3B13">
        <w:rPr>
          <w:rFonts w:hint="cs"/>
          <w:rtl/>
        </w:rPr>
        <w:t>, כשהפיקסלים בפאה הם אינטרפולציה בין הקודקודים כמו בצילום הבא:</w:t>
      </w:r>
    </w:p>
    <w:p w14:paraId="0C2C34FF" w14:textId="28C426E7" w:rsidR="00AB3B13" w:rsidRDefault="00AB3B13" w:rsidP="00AB3B13">
      <w:pPr>
        <w:bidi/>
        <w:rPr>
          <w:rtl/>
        </w:rPr>
      </w:pPr>
      <w:r w:rsidRPr="00AB3B13">
        <w:rPr>
          <w:rFonts w:cs="Arial"/>
          <w:noProof/>
          <w:rtl/>
        </w:rPr>
        <w:drawing>
          <wp:inline distT="0" distB="0" distL="0" distR="0" wp14:anchorId="688103A1" wp14:editId="1F1B1151">
            <wp:extent cx="2107986" cy="2107986"/>
            <wp:effectExtent l="0" t="0" r="6985" b="6985"/>
            <wp:docPr id="10" name="Picture 10" descr="D:\My_Documents\OneDrive - ORT Braude College of Engineering\DOK\Graphics\workspace\Rasterization\Model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uments\OneDrive - ORT Braude College of Engineering\DOK\Graphics\workspace\Rasterization\Models\untitled.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0201" cy="2130201"/>
                    </a:xfrm>
                    <a:prstGeom prst="rect">
                      <a:avLst/>
                    </a:prstGeom>
                    <a:noFill/>
                    <a:ln>
                      <a:noFill/>
                    </a:ln>
                  </pic:spPr>
                </pic:pic>
              </a:graphicData>
            </a:graphic>
          </wp:inline>
        </w:drawing>
      </w:r>
    </w:p>
    <w:p w14:paraId="5323CFF6" w14:textId="62258A63" w:rsidR="004E5F7A" w:rsidRDefault="00AB3B13" w:rsidP="004E5F7A">
      <w:pPr>
        <w:bidi/>
        <w:rPr>
          <w:rtl/>
        </w:rPr>
      </w:pPr>
      <w:r>
        <w:rPr>
          <w:rFonts w:hint="cs"/>
          <w:rtl/>
        </w:rPr>
        <w:t>תוכלו לפתוח גם מודלים אחרים, אך המודל הזה מראה בצורה היפה ביותר את האינטרפולציה בין הצבעים של הקודקודים.</w:t>
      </w:r>
    </w:p>
    <w:p w14:paraId="56E014C6" w14:textId="77777777" w:rsidR="00AD1D5D" w:rsidRDefault="00AD1D5D" w:rsidP="00AD1D5D">
      <w:pPr>
        <w:bidi/>
        <w:rPr>
          <w:rtl/>
        </w:rPr>
      </w:pPr>
    </w:p>
    <w:p w14:paraId="5922A6D7" w14:textId="77777777" w:rsidR="00AD1D5D" w:rsidRDefault="00AD1D5D">
      <w:pPr>
        <w:rPr>
          <w:rFonts w:asciiTheme="majorHAnsi" w:eastAsiaTheme="majorEastAsia" w:hAnsiTheme="majorHAnsi" w:cstheme="majorBidi"/>
          <w:color w:val="2E74B5" w:themeColor="accent1" w:themeShade="BF"/>
          <w:sz w:val="32"/>
          <w:szCs w:val="32"/>
          <w:rtl/>
        </w:rPr>
      </w:pPr>
      <w:r>
        <w:rPr>
          <w:rtl/>
        </w:rPr>
        <w:br w:type="page"/>
      </w:r>
    </w:p>
    <w:p w14:paraId="24FBE2B9" w14:textId="6D89C39F" w:rsidR="005B1996" w:rsidRDefault="005B1996" w:rsidP="004E5F7A">
      <w:pPr>
        <w:pStyle w:val="Heading1"/>
        <w:bidi/>
        <w:rPr>
          <w:rtl/>
        </w:rPr>
      </w:pPr>
      <w:r>
        <w:rPr>
          <w:rFonts w:hint="cs"/>
          <w:rtl/>
        </w:rPr>
        <w:lastRenderedPageBreak/>
        <w:t xml:space="preserve">חלק </w:t>
      </w:r>
      <w:r w:rsidR="009B021B">
        <w:rPr>
          <w:rFonts w:hint="cs"/>
          <w:rtl/>
        </w:rPr>
        <w:t>8</w:t>
      </w:r>
      <w:r>
        <w:rPr>
          <w:rFonts w:hint="cs"/>
          <w:rtl/>
        </w:rPr>
        <w:t xml:space="preserve"> </w:t>
      </w:r>
      <w:r>
        <w:rPr>
          <w:rtl/>
        </w:rPr>
        <w:t>–</w:t>
      </w:r>
      <w:r>
        <w:rPr>
          <w:rFonts w:hint="cs"/>
          <w:rtl/>
        </w:rPr>
        <w:t xml:space="preserve"> </w:t>
      </w:r>
      <w:r>
        <w:t>Z-Buffer</w:t>
      </w:r>
      <w:r w:rsidR="001F4B86">
        <w:rPr>
          <w:rFonts w:hint="cs"/>
          <w:rtl/>
        </w:rPr>
        <w:t xml:space="preserve"> (7)</w:t>
      </w:r>
    </w:p>
    <w:p w14:paraId="6E358867" w14:textId="62F66402" w:rsidR="005B1996" w:rsidRDefault="005B1996" w:rsidP="00E043D1">
      <w:pPr>
        <w:bidi/>
        <w:rPr>
          <w:rtl/>
        </w:rPr>
      </w:pPr>
      <w:r>
        <w:rPr>
          <w:rFonts w:hint="cs"/>
          <w:rtl/>
        </w:rPr>
        <w:t xml:space="preserve">בתוכנה שיצרנו פאות מסתירות אחת את </w:t>
      </w:r>
      <w:proofErr w:type="spellStart"/>
      <w:r>
        <w:rPr>
          <w:rFonts w:hint="cs"/>
          <w:rtl/>
        </w:rPr>
        <w:t>השניה</w:t>
      </w:r>
      <w:proofErr w:type="spellEnd"/>
      <w:r>
        <w:rPr>
          <w:rFonts w:hint="cs"/>
          <w:rtl/>
        </w:rPr>
        <w:t xml:space="preserve"> לפי הסדר שבו הן צוירו ולא לפי העומק שלהן. כדי שחלקים קרובים של האובייקטים יסתירו חלקים רחוקים, נשתמש באלגוריתם ה-</w:t>
      </w:r>
      <w:r>
        <w:t>Z-Buffer</w:t>
      </w:r>
      <w:r>
        <w:rPr>
          <w:rFonts w:hint="cs"/>
          <w:rtl/>
        </w:rPr>
        <w:t xml:space="preserve">. </w:t>
      </w:r>
      <w:r>
        <w:rPr>
          <w:rtl/>
        </w:rPr>
        <w:br/>
      </w:r>
      <w:r w:rsidR="001B3B24">
        <w:rPr>
          <w:rFonts w:hint="cs"/>
          <w:rtl/>
        </w:rPr>
        <w:t>בסוף</w:t>
      </w:r>
      <w:r>
        <w:rPr>
          <w:rFonts w:hint="cs"/>
          <w:rtl/>
        </w:rPr>
        <w:t xml:space="preserve"> המתודה </w:t>
      </w:r>
      <w:r w:rsidR="0006286A">
        <w:t>rasterization</w:t>
      </w:r>
      <w:r>
        <w:rPr>
          <w:rFonts w:hint="cs"/>
          <w:rtl/>
        </w:rPr>
        <w:t xml:space="preserve"> שבמחלקה </w:t>
      </w:r>
      <w:proofErr w:type="spellStart"/>
      <w:r>
        <w:t>ObjectModel</w:t>
      </w:r>
      <w:proofErr w:type="spellEnd"/>
      <w:r>
        <w:rPr>
          <w:rFonts w:hint="cs"/>
          <w:rtl/>
        </w:rPr>
        <w:t xml:space="preserve">, אנחנו </w:t>
      </w:r>
      <w:r w:rsidR="0006286A">
        <w:rPr>
          <w:rFonts w:hint="cs"/>
          <w:rtl/>
        </w:rPr>
        <w:t xml:space="preserve">קוראים למתודה </w:t>
      </w:r>
      <w:proofErr w:type="spellStart"/>
      <w:r w:rsidR="0006286A">
        <w:t>fragmentProcessing</w:t>
      </w:r>
      <w:proofErr w:type="spellEnd"/>
      <w:r w:rsidR="0006286A">
        <w:rPr>
          <w:rFonts w:hint="cs"/>
          <w:rtl/>
        </w:rPr>
        <w:t xml:space="preserve"> ו</w:t>
      </w:r>
      <w:r>
        <w:rPr>
          <w:rFonts w:hint="cs"/>
          <w:rtl/>
        </w:rPr>
        <w:t xml:space="preserve">מעדכנים את באפר התמונה בצבע של הפיקסל </w:t>
      </w:r>
      <w:r w:rsidR="0006286A">
        <w:rPr>
          <w:rFonts w:hint="cs"/>
          <w:rtl/>
        </w:rPr>
        <w:t>שחושב</w:t>
      </w:r>
      <w:r>
        <w:rPr>
          <w:rFonts w:hint="cs"/>
          <w:rtl/>
        </w:rPr>
        <w:t xml:space="preserve">. </w:t>
      </w:r>
      <w:r w:rsidR="001B3B24">
        <w:rPr>
          <w:rFonts w:hint="cs"/>
          <w:rtl/>
        </w:rPr>
        <w:t xml:space="preserve">נוסיף תנאי שיבצע זאת </w:t>
      </w:r>
      <w:r>
        <w:rPr>
          <w:rFonts w:hint="cs"/>
          <w:rtl/>
        </w:rPr>
        <w:t>רק במקרה שבו הפיקסל שאנחנו רוצים לצייר קרוב מהפיקסל שכבר מצויר.</w:t>
      </w:r>
    </w:p>
    <w:p w14:paraId="16BED646" w14:textId="03F6E222" w:rsidR="005B1996" w:rsidRDefault="005B1996" w:rsidP="009B021B">
      <w:pPr>
        <w:pStyle w:val="Heading2"/>
        <w:bidi/>
        <w:rPr>
          <w:rtl/>
        </w:rPr>
      </w:pPr>
      <w:r>
        <w:rPr>
          <w:rFonts w:hint="cs"/>
          <w:rtl/>
        </w:rPr>
        <w:t xml:space="preserve">תרגיל </w:t>
      </w:r>
      <w:r w:rsidR="009B021B">
        <w:rPr>
          <w:rFonts w:hint="cs"/>
          <w:rtl/>
        </w:rPr>
        <w:t>8</w:t>
      </w:r>
    </w:p>
    <w:p w14:paraId="40F9FBD2" w14:textId="76759E7C" w:rsidR="0006286A" w:rsidRDefault="0006286A" w:rsidP="0006286A">
      <w:pPr>
        <w:bidi/>
        <w:rPr>
          <w:rtl/>
        </w:rPr>
      </w:pPr>
      <w:r w:rsidRPr="00C45E18">
        <w:rPr>
          <w:rFonts w:hint="cs"/>
          <w:b/>
          <w:bCs/>
          <w:rtl/>
        </w:rPr>
        <w:t xml:space="preserve">א. בדיקה לפני </w:t>
      </w:r>
      <w:proofErr w:type="spellStart"/>
      <w:r w:rsidRPr="00C45E18">
        <w:rPr>
          <w:rFonts w:hint="cs"/>
          <w:b/>
          <w:bCs/>
          <w:rtl/>
        </w:rPr>
        <w:t>העידכון</w:t>
      </w:r>
      <w:proofErr w:type="spellEnd"/>
      <w:r>
        <w:rPr>
          <w:rtl/>
        </w:rPr>
        <w:br/>
      </w:r>
      <w:r>
        <w:rPr>
          <w:rFonts w:hint="cs"/>
          <w:rtl/>
        </w:rPr>
        <w:t xml:space="preserve">פיתחו את הקבצים: </w:t>
      </w:r>
      <w:r w:rsidRPr="009B021B">
        <w:t>FirstExample.obj</w:t>
      </w:r>
      <w:r>
        <w:rPr>
          <w:rFonts w:hint="cs"/>
          <w:rtl/>
        </w:rPr>
        <w:t xml:space="preserve"> ואת המודל </w:t>
      </w:r>
      <w:r w:rsidRPr="0006286A">
        <w:t>sphere.obj</w:t>
      </w:r>
      <w:r>
        <w:rPr>
          <w:rFonts w:hint="cs"/>
          <w:rtl/>
        </w:rPr>
        <w:t xml:space="preserve"> </w:t>
      </w:r>
      <w:proofErr w:type="spellStart"/>
      <w:r>
        <w:rPr>
          <w:rFonts w:hint="cs"/>
          <w:rtl/>
        </w:rPr>
        <w:t>מהתיקיה</w:t>
      </w:r>
      <w:proofErr w:type="spellEnd"/>
      <w:r>
        <w:rPr>
          <w:rFonts w:hint="cs"/>
          <w:rtl/>
        </w:rPr>
        <w:t xml:space="preserve"> </w:t>
      </w:r>
      <w:proofErr w:type="spellStart"/>
      <w:r w:rsidRPr="009B021B">
        <w:t>models_without_textures</w:t>
      </w:r>
      <w:proofErr w:type="spellEnd"/>
      <w:r>
        <w:rPr>
          <w:rFonts w:hint="cs"/>
          <w:rtl/>
        </w:rPr>
        <w:t xml:space="preserve">.  </w:t>
      </w:r>
      <w:r>
        <w:rPr>
          <w:rtl/>
        </w:rPr>
        <w:br/>
      </w:r>
      <w:r>
        <w:rPr>
          <w:rFonts w:hint="cs"/>
          <w:rtl/>
        </w:rPr>
        <w:t>שנו את נקודת המבט מסביב למודל וצפו במה שקורה.</w:t>
      </w:r>
    </w:p>
    <w:p w14:paraId="0CF19126" w14:textId="5BD07A34" w:rsidR="005B1996" w:rsidRDefault="00C45E18" w:rsidP="001B3B24">
      <w:pPr>
        <w:bidi/>
        <w:rPr>
          <w:rtl/>
        </w:rPr>
      </w:pPr>
      <w:r>
        <w:rPr>
          <w:rFonts w:hint="cs"/>
          <w:b/>
          <w:bCs/>
          <w:rtl/>
        </w:rPr>
        <w:t>ב</w:t>
      </w:r>
      <w:r w:rsidR="005B1996" w:rsidRPr="00C45E18">
        <w:rPr>
          <w:rFonts w:hint="cs"/>
          <w:b/>
          <w:bCs/>
          <w:rtl/>
        </w:rPr>
        <w:t xml:space="preserve">. </w:t>
      </w:r>
      <w:r w:rsidRPr="00C45E18">
        <w:rPr>
          <w:rFonts w:hint="cs"/>
          <w:b/>
          <w:bCs/>
          <w:rtl/>
        </w:rPr>
        <w:t xml:space="preserve">אינטרפולציה של רכיב העומק של הנקודות </w:t>
      </w:r>
      <w:proofErr w:type="spellStart"/>
      <w:r w:rsidRPr="00C45E18">
        <w:rPr>
          <w:rFonts w:hint="cs"/>
          <w:b/>
          <w:bCs/>
          <w:rtl/>
        </w:rPr>
        <w:t>בקאורדינטות</w:t>
      </w:r>
      <w:proofErr w:type="spellEnd"/>
      <w:r w:rsidRPr="00C45E18">
        <w:rPr>
          <w:rFonts w:hint="cs"/>
          <w:b/>
          <w:bCs/>
          <w:rtl/>
        </w:rPr>
        <w:t xml:space="preserve"> החלון</w:t>
      </w:r>
      <w:r w:rsidR="001F4B86">
        <w:rPr>
          <w:rFonts w:hint="cs"/>
          <w:b/>
          <w:bCs/>
          <w:rtl/>
        </w:rPr>
        <w:t xml:space="preserve"> (2)</w:t>
      </w:r>
      <w:r w:rsidRPr="00C45E18">
        <w:rPr>
          <w:b/>
          <w:bCs/>
          <w:rtl/>
        </w:rPr>
        <w:br/>
      </w:r>
      <w:r w:rsidR="001B3B24">
        <w:rPr>
          <w:rFonts w:hint="cs"/>
          <w:rtl/>
        </w:rPr>
        <w:t xml:space="preserve">את הקוד החדש נוסיף </w:t>
      </w:r>
      <w:r w:rsidR="001B3B24" w:rsidRPr="001B3B24">
        <w:rPr>
          <w:rFonts w:cs="Arial"/>
          <w:rtl/>
        </w:rPr>
        <w:t xml:space="preserve">בסוף המתודה </w:t>
      </w:r>
      <w:r w:rsidR="001B3B24" w:rsidRPr="001B3B24">
        <w:t>rasterization</w:t>
      </w:r>
      <w:r w:rsidR="001B3B24" w:rsidRPr="001B3B24">
        <w:rPr>
          <w:rFonts w:cs="Arial"/>
          <w:rtl/>
        </w:rPr>
        <w:t xml:space="preserve"> שבמחלקה </w:t>
      </w:r>
      <w:proofErr w:type="spellStart"/>
      <w:r w:rsidR="001B3B24" w:rsidRPr="001B3B24">
        <w:t>ObjectModel</w:t>
      </w:r>
      <w:proofErr w:type="spellEnd"/>
      <w:r w:rsidR="001B3B24" w:rsidRPr="001B3B24">
        <w:rPr>
          <w:rFonts w:cs="Arial" w:hint="cs"/>
          <w:rtl/>
        </w:rPr>
        <w:t xml:space="preserve"> </w:t>
      </w:r>
      <w:r w:rsidR="005B1996">
        <w:rPr>
          <w:rFonts w:hint="cs"/>
          <w:rtl/>
        </w:rPr>
        <w:t xml:space="preserve">לפני </w:t>
      </w:r>
      <w:r w:rsidR="001B3B24">
        <w:rPr>
          <w:rFonts w:hint="cs"/>
          <w:rtl/>
        </w:rPr>
        <w:t>הקריאה ל-</w:t>
      </w:r>
      <w:proofErr w:type="spellStart"/>
      <w:r w:rsidR="001B3B24">
        <w:t>fagramentProcessing</w:t>
      </w:r>
      <w:proofErr w:type="spellEnd"/>
      <w:r w:rsidR="001B3B24">
        <w:rPr>
          <w:rFonts w:hint="cs"/>
          <w:rtl/>
        </w:rPr>
        <w:t xml:space="preserve"> </w:t>
      </w:r>
      <w:proofErr w:type="spellStart"/>
      <w:r w:rsidR="001B3B24">
        <w:rPr>
          <w:rFonts w:hint="cs"/>
          <w:rtl/>
        </w:rPr>
        <w:t>ו</w:t>
      </w:r>
      <w:r w:rsidR="005B1996">
        <w:rPr>
          <w:rFonts w:hint="cs"/>
          <w:rtl/>
        </w:rPr>
        <w:t>עידכון</w:t>
      </w:r>
      <w:proofErr w:type="spellEnd"/>
      <w:r w:rsidR="005B1996">
        <w:rPr>
          <w:rFonts w:hint="cs"/>
          <w:rtl/>
        </w:rPr>
        <w:t xml:space="preserve"> באפר התצוגה עם המתודה </w:t>
      </w:r>
      <w:proofErr w:type="spellStart"/>
      <w:r w:rsidR="005B1996" w:rsidRPr="005B1996">
        <w:t>intBufferWrapper.setPixel</w:t>
      </w:r>
      <w:proofErr w:type="spellEnd"/>
      <w:r w:rsidR="005B1996">
        <w:rPr>
          <w:rFonts w:hint="cs"/>
          <w:rtl/>
        </w:rPr>
        <w:t xml:space="preserve">, </w:t>
      </w:r>
      <w:r w:rsidR="001B3B24">
        <w:rPr>
          <w:rtl/>
        </w:rPr>
        <w:br/>
      </w:r>
      <w:r w:rsidR="001B3B24">
        <w:rPr>
          <w:rFonts w:hint="cs"/>
          <w:rtl/>
        </w:rPr>
        <w:t>התחילו מלחשב את רכיב ה-</w:t>
      </w:r>
      <w:r w:rsidR="001B3B24">
        <w:t>z</w:t>
      </w:r>
      <w:r w:rsidR="001B3B24">
        <w:rPr>
          <w:rFonts w:hint="cs"/>
          <w:rtl/>
        </w:rPr>
        <w:t xml:space="preserve"> של הפיקסל</w:t>
      </w:r>
      <w:r w:rsidR="005B1996">
        <w:rPr>
          <w:rFonts w:hint="cs"/>
          <w:rtl/>
        </w:rPr>
        <w:t xml:space="preserve"> שאנחנו רוצים לצייר אותו, על סמך רכיב ה-</w:t>
      </w:r>
      <w:r w:rsidR="005B1996">
        <w:t>z</w:t>
      </w:r>
      <w:r w:rsidR="005B1996">
        <w:rPr>
          <w:rFonts w:hint="cs"/>
          <w:rtl/>
        </w:rPr>
        <w:t xml:space="preserve"> של </w:t>
      </w:r>
      <w:r>
        <w:rPr>
          <w:rFonts w:hint="cs"/>
          <w:rtl/>
        </w:rPr>
        <w:t xml:space="preserve">מיקום </w:t>
      </w:r>
      <w:r w:rsidR="005B1996">
        <w:rPr>
          <w:rFonts w:hint="cs"/>
          <w:rtl/>
        </w:rPr>
        <w:t>הקודקודים</w:t>
      </w:r>
      <w:r>
        <w:rPr>
          <w:rFonts w:hint="cs"/>
          <w:rtl/>
        </w:rPr>
        <w:t xml:space="preserve"> </w:t>
      </w:r>
      <w:proofErr w:type="spellStart"/>
      <w:r>
        <w:rPr>
          <w:rFonts w:hint="cs"/>
          <w:rtl/>
        </w:rPr>
        <w:t>בקאורדינטות</w:t>
      </w:r>
      <w:proofErr w:type="spellEnd"/>
      <w:r>
        <w:rPr>
          <w:rFonts w:hint="cs"/>
          <w:rtl/>
        </w:rPr>
        <w:t xml:space="preserve"> המסך</w:t>
      </w:r>
      <w:r w:rsidR="005B1996">
        <w:rPr>
          <w:rFonts w:hint="cs"/>
          <w:rtl/>
        </w:rPr>
        <w:t>.</w:t>
      </w:r>
      <w:r w:rsidR="001B3B24">
        <w:rPr>
          <w:rFonts w:hint="cs"/>
          <w:rtl/>
        </w:rPr>
        <w:t xml:space="preserve"> </w:t>
      </w:r>
    </w:p>
    <w:p w14:paraId="6731EF93" w14:textId="3703982C" w:rsidR="007D159D" w:rsidRDefault="00C45E18" w:rsidP="00C45E18">
      <w:pPr>
        <w:bidi/>
        <w:rPr>
          <w:rtl/>
        </w:rPr>
      </w:pPr>
      <w:r w:rsidRPr="00C45E18">
        <w:rPr>
          <w:rFonts w:hint="cs"/>
          <w:b/>
          <w:bCs/>
          <w:rtl/>
        </w:rPr>
        <w:t>ג</w:t>
      </w:r>
      <w:r w:rsidR="005B1996" w:rsidRPr="00C45E18">
        <w:rPr>
          <w:rFonts w:hint="cs"/>
          <w:b/>
          <w:bCs/>
          <w:rtl/>
        </w:rPr>
        <w:t xml:space="preserve">. </w:t>
      </w:r>
      <w:r w:rsidRPr="00C45E18">
        <w:rPr>
          <w:rFonts w:hint="cs"/>
          <w:b/>
          <w:bCs/>
          <w:rtl/>
        </w:rPr>
        <w:t>בדיקה אם ל</w:t>
      </w:r>
      <w:r>
        <w:rPr>
          <w:rFonts w:hint="cs"/>
          <w:b/>
          <w:bCs/>
          <w:rtl/>
        </w:rPr>
        <w:t>חשב ול</w:t>
      </w:r>
      <w:r w:rsidRPr="00C45E18">
        <w:rPr>
          <w:rFonts w:hint="cs"/>
          <w:b/>
          <w:bCs/>
          <w:rtl/>
        </w:rPr>
        <w:t>צייר את הפיקסל</w:t>
      </w:r>
      <w:r w:rsidR="001F4B86">
        <w:rPr>
          <w:rFonts w:hint="cs"/>
          <w:b/>
          <w:bCs/>
          <w:rtl/>
        </w:rPr>
        <w:t xml:space="preserve"> (5)</w:t>
      </w:r>
      <w:r>
        <w:rPr>
          <w:rtl/>
        </w:rPr>
        <w:br/>
      </w:r>
      <w:proofErr w:type="spellStart"/>
      <w:r w:rsidR="007D159D">
        <w:rPr>
          <w:rFonts w:hint="cs"/>
          <w:rtl/>
        </w:rPr>
        <w:t>בידקו</w:t>
      </w:r>
      <w:proofErr w:type="spellEnd"/>
      <w:r w:rsidR="007D159D">
        <w:rPr>
          <w:rFonts w:hint="cs"/>
          <w:rtl/>
        </w:rPr>
        <w:t xml:space="preserve"> אם רכיב ה-</w:t>
      </w:r>
      <w:r w:rsidR="007D159D">
        <w:t>z</w:t>
      </w:r>
      <w:r w:rsidR="007D159D">
        <w:rPr>
          <w:rFonts w:hint="cs"/>
          <w:rtl/>
        </w:rPr>
        <w:t xml:space="preserve"> של הפיקסל שאנחנו רוצים לצייר (שחישבתם ב-</w:t>
      </w:r>
      <w:r>
        <w:rPr>
          <w:rFonts w:hint="cs"/>
          <w:rtl/>
        </w:rPr>
        <w:t>ב</w:t>
      </w:r>
      <w:r w:rsidR="007D159D">
        <w:rPr>
          <w:rFonts w:hint="cs"/>
          <w:rtl/>
        </w:rPr>
        <w:t>) הוא קטן יותר מרכיב ה-</w:t>
      </w:r>
      <w:r w:rsidR="007D159D">
        <w:t>z</w:t>
      </w:r>
      <w:r w:rsidR="007D159D">
        <w:rPr>
          <w:rFonts w:hint="cs"/>
          <w:rtl/>
        </w:rPr>
        <w:t xml:space="preserve"> של הפיקסל שכרגע מצויר ע"י בדיקה ב-</w:t>
      </w:r>
      <w:r w:rsidR="007D159D">
        <w:t>Z-Buffer</w:t>
      </w:r>
      <w:r w:rsidR="007D159D">
        <w:rPr>
          <w:rFonts w:hint="cs"/>
          <w:rtl/>
        </w:rPr>
        <w:t xml:space="preserve"> </w:t>
      </w:r>
      <w:r>
        <w:rPr>
          <w:rFonts w:hint="cs"/>
          <w:rtl/>
        </w:rPr>
        <w:t xml:space="preserve">במיקום המתאים </w:t>
      </w:r>
      <w:r w:rsidR="007D159D">
        <w:rPr>
          <w:rFonts w:hint="cs"/>
          <w:rtl/>
        </w:rPr>
        <w:t>(</w:t>
      </w:r>
      <w:proofErr w:type="spellStart"/>
      <w:r w:rsidR="007D159D" w:rsidRPr="007D159D">
        <w:t>worldModel.zBuffer</w:t>
      </w:r>
      <w:proofErr w:type="spellEnd"/>
      <w:r w:rsidR="007D159D">
        <w:rPr>
          <w:rFonts w:hint="cs"/>
          <w:rtl/>
        </w:rPr>
        <w:t>). אם רכיב ה-</w:t>
      </w:r>
      <w:r w:rsidR="007D159D">
        <w:t>z</w:t>
      </w:r>
      <w:r w:rsidR="007D159D">
        <w:rPr>
          <w:rFonts w:hint="cs"/>
          <w:rtl/>
        </w:rPr>
        <w:t xml:space="preserve"> של הפיקסל שרוצים לצייר קרוב מהרכיב של הפיקסל שכבר מצויר בבאפר התמונה, עדכנו את באפר התמונה ואת ה-</w:t>
      </w:r>
      <w:r w:rsidR="007D159D">
        <w:t>Z-Buffer</w:t>
      </w:r>
      <w:r w:rsidR="007D159D">
        <w:rPr>
          <w:rFonts w:hint="cs"/>
          <w:rtl/>
        </w:rPr>
        <w:t xml:space="preserve">. אחרת הפיקסל שמצויר כבר מסתיר את הפיקסל שאנחנו רוצים לצייר ולכן לא </w:t>
      </w:r>
      <w:r>
        <w:rPr>
          <w:rFonts w:hint="cs"/>
          <w:rtl/>
        </w:rPr>
        <w:t xml:space="preserve">נחשב את ערכו ולא </w:t>
      </w:r>
      <w:r w:rsidR="007D159D">
        <w:rPr>
          <w:rFonts w:hint="cs"/>
          <w:rtl/>
        </w:rPr>
        <w:t>נצייר אותו.</w:t>
      </w:r>
      <w:r w:rsidR="00D8369D">
        <w:rPr>
          <w:rtl/>
        </w:rPr>
        <w:br/>
      </w:r>
      <w:r w:rsidR="00D8369D">
        <w:rPr>
          <w:rFonts w:hint="cs"/>
          <w:rtl/>
        </w:rPr>
        <w:t>שימו לב שב-</w:t>
      </w:r>
      <w:r w:rsidR="00D8369D">
        <w:t>Java</w:t>
      </w:r>
      <w:r w:rsidR="00D8369D">
        <w:rPr>
          <w:rFonts w:hint="cs"/>
          <w:rtl/>
        </w:rPr>
        <w:t xml:space="preserve"> מקובל שבמטריצות דו-ממדיות האינדקס הראשון הוא של מספר השורה והשני של מספר העמודה. כך שכדי לקרוא את ערך ה-</w:t>
      </w:r>
      <w:r w:rsidR="00D8369D">
        <w:t>z</w:t>
      </w:r>
      <w:r w:rsidR="00D8369D">
        <w:rPr>
          <w:rFonts w:hint="cs"/>
          <w:rtl/>
        </w:rPr>
        <w:t xml:space="preserve"> של הפיקסל במיקום </w:t>
      </w:r>
      <w:proofErr w:type="spellStart"/>
      <w:r w:rsidR="00D8369D">
        <w:t>x,y</w:t>
      </w:r>
      <w:proofErr w:type="spellEnd"/>
      <w:r w:rsidR="00D8369D">
        <w:rPr>
          <w:rFonts w:hint="cs"/>
          <w:rtl/>
        </w:rPr>
        <w:t xml:space="preserve"> צריך לגשת למטריצה במיקום </w:t>
      </w:r>
      <w:proofErr w:type="spellStart"/>
      <w:r w:rsidR="00D8369D" w:rsidRPr="00D8369D">
        <w:t>worldModel.zBuffer</w:t>
      </w:r>
      <w:proofErr w:type="spellEnd"/>
      <w:r w:rsidR="00D8369D" w:rsidRPr="00D8369D">
        <w:t>[y][x]</w:t>
      </w:r>
      <w:r w:rsidR="00D8369D">
        <w:rPr>
          <w:rFonts w:hint="cs"/>
          <w:rtl/>
        </w:rPr>
        <w:t>.</w:t>
      </w:r>
    </w:p>
    <w:p w14:paraId="41A9920D" w14:textId="43B7A27F" w:rsidR="004E5F7A" w:rsidRDefault="00702902" w:rsidP="002245C0">
      <w:pPr>
        <w:bidi/>
        <w:rPr>
          <w:rFonts w:asciiTheme="majorHAnsi" w:eastAsiaTheme="majorEastAsia" w:hAnsiTheme="majorHAnsi" w:cstheme="majorBidi"/>
          <w:color w:val="2E74B5" w:themeColor="accent1" w:themeShade="BF"/>
          <w:sz w:val="32"/>
          <w:szCs w:val="32"/>
          <w:rtl/>
        </w:rPr>
      </w:pPr>
      <w:r w:rsidRPr="00702902">
        <w:rPr>
          <w:rFonts w:hint="cs"/>
          <w:b/>
          <w:bCs/>
          <w:rtl/>
        </w:rPr>
        <w:t>ד</w:t>
      </w:r>
      <w:r w:rsidR="007D159D" w:rsidRPr="00702902">
        <w:rPr>
          <w:rFonts w:hint="cs"/>
          <w:b/>
          <w:bCs/>
          <w:rtl/>
        </w:rPr>
        <w:t xml:space="preserve">. </w:t>
      </w:r>
      <w:r w:rsidRPr="00702902">
        <w:rPr>
          <w:rFonts w:hint="cs"/>
          <w:b/>
          <w:bCs/>
          <w:rtl/>
        </w:rPr>
        <w:t>בדיקה</w:t>
      </w:r>
      <w:r>
        <w:rPr>
          <w:rtl/>
        </w:rPr>
        <w:br/>
      </w:r>
      <w:r w:rsidR="007D159D">
        <w:rPr>
          <w:rFonts w:hint="cs"/>
          <w:rtl/>
        </w:rPr>
        <w:t>שימו לב שיש לאפס גם את באפר התמונה וגם את ה-</w:t>
      </w:r>
      <w:r w:rsidR="007D159D">
        <w:t>Z-Buffer</w:t>
      </w:r>
      <w:r w:rsidR="007D159D">
        <w:rPr>
          <w:rFonts w:hint="cs"/>
          <w:rtl/>
        </w:rPr>
        <w:t xml:space="preserve"> בתחילת ה-</w:t>
      </w:r>
      <w:r w:rsidR="007D159D">
        <w:t>rendering</w:t>
      </w:r>
      <w:r w:rsidR="007D159D">
        <w:rPr>
          <w:rFonts w:hint="cs"/>
          <w:rtl/>
        </w:rPr>
        <w:t xml:space="preserve">. זה נעשה בתחילת המתודה </w:t>
      </w:r>
      <w:r w:rsidR="007D159D">
        <w:t>render</w:t>
      </w:r>
      <w:r w:rsidR="007D159D">
        <w:rPr>
          <w:rFonts w:hint="cs"/>
          <w:rtl/>
        </w:rPr>
        <w:t xml:space="preserve"> של </w:t>
      </w:r>
      <w:proofErr w:type="spellStart"/>
      <w:r w:rsidR="007D159D">
        <w:rPr>
          <w:rFonts w:hint="cs"/>
        </w:rPr>
        <w:t>W</w:t>
      </w:r>
      <w:r w:rsidR="007D159D">
        <w:t>orldModel</w:t>
      </w:r>
      <w:proofErr w:type="spellEnd"/>
      <w:r w:rsidR="007D159D">
        <w:rPr>
          <w:rFonts w:hint="cs"/>
          <w:rtl/>
        </w:rPr>
        <w:t>.</w:t>
      </w:r>
      <w:r w:rsidR="007D159D">
        <w:rPr>
          <w:rtl/>
        </w:rPr>
        <w:br/>
      </w:r>
      <w:r w:rsidR="007D159D">
        <w:rPr>
          <w:rFonts w:hint="cs"/>
          <w:rtl/>
        </w:rPr>
        <w:t xml:space="preserve">טענו את המודל: </w:t>
      </w:r>
      <w:r w:rsidR="009B021B" w:rsidRPr="009B021B">
        <w:t>FirstExample.obj</w:t>
      </w:r>
      <w:r w:rsidR="007D159D">
        <w:rPr>
          <w:rFonts w:hint="cs"/>
          <w:rtl/>
        </w:rPr>
        <w:t xml:space="preserve"> </w:t>
      </w:r>
      <w:proofErr w:type="spellStart"/>
      <w:r w:rsidR="009B021B">
        <w:rPr>
          <w:rFonts w:hint="cs"/>
          <w:rtl/>
        </w:rPr>
        <w:t>מהתיקיה</w:t>
      </w:r>
      <w:proofErr w:type="spellEnd"/>
      <w:r w:rsidR="009B021B">
        <w:rPr>
          <w:rFonts w:hint="cs"/>
          <w:rtl/>
        </w:rPr>
        <w:t xml:space="preserve"> </w:t>
      </w:r>
      <w:proofErr w:type="spellStart"/>
      <w:r w:rsidR="009B021B" w:rsidRPr="009B021B">
        <w:t>models_without_textures</w:t>
      </w:r>
      <w:proofErr w:type="spellEnd"/>
      <w:r w:rsidR="009B021B">
        <w:rPr>
          <w:rFonts w:hint="cs"/>
          <w:rtl/>
        </w:rPr>
        <w:t xml:space="preserve">. הוא אמור להראות כך בתצוגה מסוג </w:t>
      </w:r>
      <w:r w:rsidR="009B021B">
        <w:t>FACE_COLOR</w:t>
      </w:r>
      <w:r w:rsidR="009B021B">
        <w:rPr>
          <w:rFonts w:hint="cs"/>
          <w:rtl/>
        </w:rPr>
        <w:t xml:space="preserve">. </w:t>
      </w:r>
      <w:proofErr w:type="spellStart"/>
      <w:r w:rsidR="009B021B">
        <w:rPr>
          <w:rFonts w:hint="cs"/>
          <w:rtl/>
        </w:rPr>
        <w:t>בידקו</w:t>
      </w:r>
      <w:proofErr w:type="spellEnd"/>
      <w:r w:rsidR="009B021B">
        <w:rPr>
          <w:rFonts w:hint="cs"/>
          <w:rtl/>
        </w:rPr>
        <w:t xml:space="preserve"> גם עבור מודלים אחרים בתיקיה שעכשיו הפיקסלים הקרובים מסתירים את הרחוקים.</w:t>
      </w:r>
      <w:r w:rsidR="009B021B">
        <w:rPr>
          <w:rtl/>
        </w:rPr>
        <w:br/>
      </w:r>
      <w:r w:rsidR="009B021B" w:rsidRPr="009B021B">
        <w:rPr>
          <w:rFonts w:cs="Arial"/>
          <w:noProof/>
          <w:rtl/>
        </w:rPr>
        <w:drawing>
          <wp:inline distT="0" distB="0" distL="0" distR="0" wp14:anchorId="7E3C434A" wp14:editId="4DF730E1">
            <wp:extent cx="2295441" cy="2295441"/>
            <wp:effectExtent l="0" t="0" r="0" b="0"/>
            <wp:docPr id="13" name="Picture 13" descr="D:\My_Documents\OneDrive - ORT Braude College of Engineering\DOK\Graphics\workspace\Rasterization\Model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uments\OneDrive - ORT Braude College of Engineering\DOK\Graphics\workspace\Rasterization\Models\untitled.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8884" cy="2378884"/>
                    </a:xfrm>
                    <a:prstGeom prst="rect">
                      <a:avLst/>
                    </a:prstGeom>
                    <a:noFill/>
                    <a:ln>
                      <a:noFill/>
                    </a:ln>
                  </pic:spPr>
                </pic:pic>
              </a:graphicData>
            </a:graphic>
          </wp:inline>
        </w:drawing>
      </w:r>
      <w:r w:rsidR="004E5F7A">
        <w:rPr>
          <w:rtl/>
        </w:rPr>
        <w:br w:type="page"/>
      </w:r>
    </w:p>
    <w:p w14:paraId="3FCA2A47" w14:textId="0A4EE7C3" w:rsidR="000B3FE2" w:rsidRDefault="000B3FE2" w:rsidP="002E6F57">
      <w:pPr>
        <w:pStyle w:val="Heading1"/>
        <w:bidi/>
        <w:rPr>
          <w:rtl/>
        </w:rPr>
      </w:pPr>
      <w:r>
        <w:rPr>
          <w:rFonts w:hint="cs"/>
          <w:rtl/>
        </w:rPr>
        <w:lastRenderedPageBreak/>
        <w:t xml:space="preserve">חלק 9 </w:t>
      </w:r>
      <w:r>
        <w:rPr>
          <w:rtl/>
        </w:rPr>
        <w:t>–</w:t>
      </w:r>
      <w:r>
        <w:rPr>
          <w:rFonts w:hint="cs"/>
          <w:rtl/>
        </w:rPr>
        <w:t xml:space="preserve"> תאורה</w:t>
      </w:r>
      <w:r w:rsidR="002E6F57">
        <w:rPr>
          <w:rFonts w:hint="cs"/>
          <w:rtl/>
        </w:rPr>
        <w:t xml:space="preserve"> (27)</w:t>
      </w:r>
    </w:p>
    <w:p w14:paraId="49C4B478" w14:textId="30C1F3AD" w:rsidR="000B3FE2" w:rsidRDefault="00CA0FA8" w:rsidP="004B0D5B">
      <w:pPr>
        <w:bidi/>
        <w:rPr>
          <w:rtl/>
        </w:rPr>
      </w:pPr>
      <w:r>
        <w:rPr>
          <w:rFonts w:hint="cs"/>
          <w:rtl/>
        </w:rPr>
        <w:t>בתרגיל זה נוסיף צללים של תאורה לאובי</w:t>
      </w:r>
      <w:r w:rsidR="006613B1">
        <w:rPr>
          <w:rFonts w:hint="cs"/>
          <w:rtl/>
        </w:rPr>
        <w:t>י</w:t>
      </w:r>
      <w:r>
        <w:rPr>
          <w:rFonts w:hint="cs"/>
          <w:rtl/>
        </w:rPr>
        <w:t>קט.</w:t>
      </w:r>
      <w:r w:rsidR="006613B1">
        <w:rPr>
          <w:rFonts w:hint="cs"/>
          <w:rtl/>
        </w:rPr>
        <w:t xml:space="preserve"> נעשה זאת בשלוש שיטות </w:t>
      </w:r>
      <w:r w:rsidR="006613B1">
        <w:t>shading</w:t>
      </w:r>
      <w:r w:rsidR="006613B1">
        <w:rPr>
          <w:rFonts w:hint="cs"/>
          <w:rtl/>
        </w:rPr>
        <w:t xml:space="preserve">: </w:t>
      </w:r>
      <w:r w:rsidR="006613B1">
        <w:t>Flat</w:t>
      </w:r>
      <w:r w:rsidR="006613B1">
        <w:rPr>
          <w:rFonts w:hint="cs"/>
          <w:rtl/>
        </w:rPr>
        <w:t xml:space="preserve">, </w:t>
      </w:r>
      <w:proofErr w:type="spellStart"/>
      <w:r w:rsidR="006613B1">
        <w:rPr>
          <w:rFonts w:hint="cs"/>
        </w:rPr>
        <w:t>G</w:t>
      </w:r>
      <w:r w:rsidR="006613B1">
        <w:t>ouraud</w:t>
      </w:r>
      <w:proofErr w:type="spellEnd"/>
      <w:r w:rsidR="006613B1">
        <w:rPr>
          <w:rFonts w:hint="cs"/>
          <w:rtl/>
        </w:rPr>
        <w:t xml:space="preserve">, </w:t>
      </w:r>
      <w:r w:rsidR="006613B1">
        <w:rPr>
          <w:rFonts w:hint="cs"/>
        </w:rPr>
        <w:t>P</w:t>
      </w:r>
      <w:r w:rsidR="006613B1">
        <w:t>hong</w:t>
      </w:r>
      <w:r w:rsidR="006613B1">
        <w:rPr>
          <w:rFonts w:hint="cs"/>
          <w:rtl/>
        </w:rPr>
        <w:t>.</w:t>
      </w:r>
      <w:r w:rsidR="004B0D5B">
        <w:rPr>
          <w:rFonts w:hint="cs"/>
          <w:rtl/>
        </w:rPr>
        <w:t xml:space="preserve"> את התרגיל תוכלו לבדוק על כל המודלים בתיקיה </w:t>
      </w:r>
      <w:proofErr w:type="spellStart"/>
      <w:r w:rsidR="004B0D5B" w:rsidRPr="004B0D5B">
        <w:t>models_without_textures</w:t>
      </w:r>
      <w:proofErr w:type="spellEnd"/>
      <w:r w:rsidR="004B0D5B">
        <w:rPr>
          <w:rFonts w:hint="cs"/>
          <w:rtl/>
        </w:rPr>
        <w:t>.</w:t>
      </w:r>
    </w:p>
    <w:p w14:paraId="1A4C2ECC" w14:textId="3E857AC5" w:rsidR="000B3FE2" w:rsidRDefault="000B3FE2" w:rsidP="000A52EF">
      <w:pPr>
        <w:pStyle w:val="Heading2"/>
        <w:bidi/>
        <w:rPr>
          <w:rtl/>
        </w:rPr>
      </w:pPr>
      <w:r>
        <w:rPr>
          <w:rFonts w:hint="cs"/>
          <w:rtl/>
        </w:rPr>
        <w:t>תרגיל 9</w:t>
      </w:r>
      <w:r w:rsidR="006613B1">
        <w:rPr>
          <w:rFonts w:hint="cs"/>
          <w:rtl/>
        </w:rPr>
        <w:t xml:space="preserve">.1 </w:t>
      </w:r>
      <w:r w:rsidR="006613B1">
        <w:rPr>
          <w:rtl/>
        </w:rPr>
        <w:t>–</w:t>
      </w:r>
      <w:r w:rsidR="006613B1">
        <w:rPr>
          <w:rFonts w:hint="cs"/>
          <w:rtl/>
        </w:rPr>
        <w:t xml:space="preserve"> חישוב תאורה </w:t>
      </w:r>
      <w:r w:rsidR="006613B1">
        <w:t>Flat Shading</w:t>
      </w:r>
      <w:r w:rsidR="009A6E3C">
        <w:rPr>
          <w:rFonts w:hint="cs"/>
          <w:rtl/>
        </w:rPr>
        <w:t xml:space="preserve"> (10)</w:t>
      </w:r>
    </w:p>
    <w:p w14:paraId="34377D67" w14:textId="318434A8" w:rsidR="006613B1" w:rsidRDefault="006613B1" w:rsidP="004B379D">
      <w:pPr>
        <w:bidi/>
        <w:rPr>
          <w:rtl/>
        </w:rPr>
      </w:pPr>
      <w:r w:rsidRPr="004B379D">
        <w:rPr>
          <w:rFonts w:hint="cs"/>
          <w:b/>
          <w:bCs/>
          <w:rtl/>
        </w:rPr>
        <w:t xml:space="preserve">א. </w:t>
      </w:r>
      <w:r w:rsidR="004B379D" w:rsidRPr="004B379D">
        <w:rPr>
          <w:rFonts w:hint="cs"/>
          <w:b/>
          <w:bCs/>
          <w:rtl/>
        </w:rPr>
        <w:t xml:space="preserve">השלמת </w:t>
      </w:r>
      <w:r w:rsidR="00C67AE3" w:rsidRPr="004B379D">
        <w:rPr>
          <w:rFonts w:hint="cs"/>
          <w:b/>
          <w:bCs/>
          <w:rtl/>
        </w:rPr>
        <w:t xml:space="preserve">המתודה </w:t>
      </w:r>
      <w:proofErr w:type="spellStart"/>
      <w:r w:rsidR="00C67AE3" w:rsidRPr="004B379D">
        <w:rPr>
          <w:b/>
          <w:bCs/>
        </w:rPr>
        <w:t>lightingEquation</w:t>
      </w:r>
      <w:proofErr w:type="spellEnd"/>
      <w:r w:rsidR="00C67AE3" w:rsidRPr="004B379D">
        <w:rPr>
          <w:b/>
          <w:bCs/>
          <w:rtl/>
        </w:rPr>
        <w:br/>
      </w:r>
      <w:r w:rsidR="004D21CC">
        <w:rPr>
          <w:rFonts w:hint="cs"/>
          <w:rtl/>
        </w:rPr>
        <w:t xml:space="preserve">השלימו את המתודה </w:t>
      </w:r>
      <w:proofErr w:type="spellStart"/>
      <w:r w:rsidR="004D21CC" w:rsidRPr="004D21CC">
        <w:t>lightingEquation</w:t>
      </w:r>
      <w:proofErr w:type="spellEnd"/>
      <w:r w:rsidR="004D21CC" w:rsidRPr="004D21CC">
        <w:rPr>
          <w:rFonts w:cs="Arial" w:hint="cs"/>
          <w:rtl/>
        </w:rPr>
        <w:t xml:space="preserve"> </w:t>
      </w:r>
      <w:r w:rsidR="004D21CC">
        <w:rPr>
          <w:rFonts w:cs="Arial" w:hint="cs"/>
          <w:rtl/>
        </w:rPr>
        <w:t>ב</w:t>
      </w:r>
      <w:r w:rsidR="004D21CC">
        <w:rPr>
          <w:rFonts w:hint="cs"/>
          <w:rtl/>
        </w:rPr>
        <w:t xml:space="preserve">מחלקה </w:t>
      </w:r>
      <w:proofErr w:type="spellStart"/>
      <w:r w:rsidR="004D21CC" w:rsidRPr="004D21CC">
        <w:t>ObjectModel</w:t>
      </w:r>
      <w:proofErr w:type="spellEnd"/>
      <w:r w:rsidR="004D21CC">
        <w:rPr>
          <w:rFonts w:hint="cs"/>
          <w:rtl/>
        </w:rPr>
        <w:t>. תוכלו פשוט להעתיק את המתודה שכתבתם ב</w:t>
      </w:r>
      <w:r>
        <w:rPr>
          <w:rFonts w:hint="cs"/>
          <w:rtl/>
        </w:rPr>
        <w:t xml:space="preserve">פרויקט </w:t>
      </w:r>
      <w:proofErr w:type="spellStart"/>
      <w:r>
        <w:t>RayTracing</w:t>
      </w:r>
      <w:proofErr w:type="spellEnd"/>
      <w:r>
        <w:rPr>
          <w:rFonts w:hint="cs"/>
          <w:rtl/>
        </w:rPr>
        <w:t xml:space="preserve"> במחלקה </w:t>
      </w:r>
      <w:proofErr w:type="spellStart"/>
      <w:r w:rsidRPr="006613B1">
        <w:t>WorldModel</w:t>
      </w:r>
      <w:proofErr w:type="spellEnd"/>
      <w:r w:rsidR="004D21CC">
        <w:rPr>
          <w:rFonts w:hint="cs"/>
          <w:rtl/>
        </w:rPr>
        <w:t xml:space="preserve">. כדי להקל בפרויקט זה חישוב התאורה הוא ברמות אפור ולא בצבע. כדי לחסוך בכתיבת קוד ישנה מתודה שמבצעת העמסה למתודה </w:t>
      </w:r>
      <w:proofErr w:type="spellStart"/>
      <w:r w:rsidR="004D21CC" w:rsidRPr="004D21CC">
        <w:t>lightingEquation</w:t>
      </w:r>
      <w:proofErr w:type="spellEnd"/>
      <w:r w:rsidR="004D21CC">
        <w:rPr>
          <w:rFonts w:hint="cs"/>
          <w:rtl/>
        </w:rPr>
        <w:t xml:space="preserve"> שמבצעת את חישובי התאורה ברמות אפור ע"י קריאה למתודה שכבר כתבתם.  </w:t>
      </w:r>
    </w:p>
    <w:p w14:paraId="4A03A888" w14:textId="25084C04" w:rsidR="006613B1" w:rsidRDefault="004D21CC" w:rsidP="00327427">
      <w:pPr>
        <w:bidi/>
        <w:rPr>
          <w:rtl/>
        </w:rPr>
      </w:pPr>
      <w:r w:rsidRPr="004B379D">
        <w:rPr>
          <w:rFonts w:hint="cs"/>
          <w:b/>
          <w:bCs/>
          <w:rtl/>
        </w:rPr>
        <w:t>ב</w:t>
      </w:r>
      <w:r w:rsidR="006613B1" w:rsidRPr="004B379D">
        <w:rPr>
          <w:rFonts w:hint="cs"/>
          <w:b/>
          <w:bCs/>
          <w:rtl/>
        </w:rPr>
        <w:t xml:space="preserve">. </w:t>
      </w:r>
      <w:r w:rsidR="007E1278" w:rsidRPr="004B379D">
        <w:rPr>
          <w:rFonts w:hint="cs"/>
          <w:b/>
          <w:bCs/>
          <w:rtl/>
        </w:rPr>
        <w:t xml:space="preserve">חישוב של מיקום התאורה </w:t>
      </w:r>
      <w:proofErr w:type="spellStart"/>
      <w:r w:rsidR="007E1278" w:rsidRPr="004B379D">
        <w:rPr>
          <w:rFonts w:hint="cs"/>
          <w:b/>
          <w:bCs/>
          <w:rtl/>
        </w:rPr>
        <w:t>בקאורדינטות</w:t>
      </w:r>
      <w:proofErr w:type="spellEnd"/>
      <w:r w:rsidR="007E1278" w:rsidRPr="004B379D">
        <w:rPr>
          <w:rFonts w:hint="cs"/>
          <w:b/>
          <w:bCs/>
          <w:rtl/>
        </w:rPr>
        <w:t xml:space="preserve"> העיין</w:t>
      </w:r>
      <w:r w:rsidR="009A6E3C">
        <w:rPr>
          <w:rFonts w:hint="cs"/>
          <w:b/>
          <w:bCs/>
          <w:rtl/>
        </w:rPr>
        <w:t xml:space="preserve"> (3)</w:t>
      </w:r>
      <w:r w:rsidR="007E1278" w:rsidRPr="004B379D">
        <w:rPr>
          <w:b/>
          <w:bCs/>
          <w:rtl/>
        </w:rPr>
        <w:br/>
      </w:r>
      <w:r w:rsidR="00252630">
        <w:rPr>
          <w:rFonts w:hint="cs"/>
          <w:rtl/>
        </w:rPr>
        <w:t xml:space="preserve">חישוב התאורה מתבצע </w:t>
      </w:r>
      <w:proofErr w:type="spellStart"/>
      <w:r w:rsidR="00252630">
        <w:rPr>
          <w:rFonts w:hint="cs"/>
          <w:rtl/>
        </w:rPr>
        <w:t>בקאורדינטות</w:t>
      </w:r>
      <w:proofErr w:type="spellEnd"/>
      <w:r w:rsidR="00252630">
        <w:rPr>
          <w:rFonts w:hint="cs"/>
          <w:rtl/>
        </w:rPr>
        <w:t xml:space="preserve"> העיין. כשמשנים את נקודת המבט, מיקום האור </w:t>
      </w:r>
      <w:proofErr w:type="spellStart"/>
      <w:r w:rsidR="00252630">
        <w:rPr>
          <w:rFonts w:hint="cs"/>
          <w:rtl/>
        </w:rPr>
        <w:t>בקאורדינטות</w:t>
      </w:r>
      <w:proofErr w:type="spellEnd"/>
      <w:r w:rsidR="00252630">
        <w:rPr>
          <w:rFonts w:hint="cs"/>
          <w:rtl/>
        </w:rPr>
        <w:t xml:space="preserve"> העיין משתנה, ולכן נדרש לעשות טרנספורמציה על מיקום מקור האור. ניתן לעשות טרנספורמציה זו פעם אחת עבור </w:t>
      </w:r>
      <w:r w:rsidR="00327427">
        <w:rPr>
          <w:rFonts w:hint="cs"/>
          <w:rtl/>
        </w:rPr>
        <w:t>כל</w:t>
      </w:r>
      <w:r w:rsidR="00252630">
        <w:rPr>
          <w:rFonts w:hint="cs"/>
          <w:rtl/>
        </w:rPr>
        <w:t xml:space="preserve"> האובייקט</w:t>
      </w:r>
      <w:r w:rsidR="00327427">
        <w:rPr>
          <w:rFonts w:hint="cs"/>
          <w:rtl/>
        </w:rPr>
        <w:t xml:space="preserve"> ולא עבור כל קודקוד פאה או פיקסל </w:t>
      </w:r>
      <w:r w:rsidR="00252630">
        <w:rPr>
          <w:rFonts w:hint="cs"/>
          <w:rtl/>
        </w:rPr>
        <w:t xml:space="preserve">ולכן נוסיף אותה בתחילת המתודה </w:t>
      </w:r>
      <w:r w:rsidR="00252630">
        <w:t>render</w:t>
      </w:r>
      <w:r w:rsidR="00252630">
        <w:rPr>
          <w:rFonts w:hint="cs"/>
          <w:rtl/>
        </w:rPr>
        <w:t xml:space="preserve"> של </w:t>
      </w:r>
      <w:proofErr w:type="spellStart"/>
      <w:r w:rsidR="00252630">
        <w:t>ObjectModel</w:t>
      </w:r>
      <w:proofErr w:type="spellEnd"/>
      <w:r w:rsidR="00252630">
        <w:rPr>
          <w:rFonts w:hint="cs"/>
          <w:rtl/>
        </w:rPr>
        <w:t>.</w:t>
      </w:r>
    </w:p>
    <w:p w14:paraId="31006EBA" w14:textId="2562B7D7" w:rsidR="007E1278" w:rsidRDefault="007E1278" w:rsidP="00327427">
      <w:pPr>
        <w:bidi/>
        <w:rPr>
          <w:rtl/>
        </w:rPr>
      </w:pPr>
      <w:r>
        <w:rPr>
          <w:rFonts w:hint="cs"/>
          <w:rtl/>
        </w:rPr>
        <w:t xml:space="preserve">בצעו טרנספורמציה של מיקום מקור האור - </w:t>
      </w:r>
      <w:proofErr w:type="spellStart"/>
      <w:r w:rsidR="00327427" w:rsidRPr="00327427">
        <w:t>worldModel.lightPositionWorldCoordinates</w:t>
      </w:r>
      <w:proofErr w:type="spellEnd"/>
      <w:r>
        <w:rPr>
          <w:rFonts w:hint="cs"/>
          <w:rtl/>
        </w:rPr>
        <w:t xml:space="preserve"> </w:t>
      </w:r>
      <w:proofErr w:type="spellStart"/>
      <w:r>
        <w:rPr>
          <w:rFonts w:hint="cs"/>
          <w:rtl/>
        </w:rPr>
        <w:t>לקאורדינטות</w:t>
      </w:r>
      <w:proofErr w:type="spellEnd"/>
      <w:r>
        <w:rPr>
          <w:rFonts w:hint="cs"/>
          <w:rtl/>
        </w:rPr>
        <w:t xml:space="preserve"> העין </w:t>
      </w:r>
      <w:r w:rsidR="00252630">
        <w:rPr>
          <w:rFonts w:hint="cs"/>
          <w:rtl/>
        </w:rPr>
        <w:t xml:space="preserve">ועדכנו את השדה </w:t>
      </w:r>
      <w:proofErr w:type="spellStart"/>
      <w:r w:rsidR="00252630" w:rsidRPr="00252630">
        <w:t>lightPositionEyeCoordinates</w:t>
      </w:r>
      <w:proofErr w:type="spellEnd"/>
      <w:r w:rsidR="00252630">
        <w:rPr>
          <w:rFonts w:hint="cs"/>
          <w:rtl/>
        </w:rPr>
        <w:t xml:space="preserve">. השתמשו </w:t>
      </w:r>
      <w:r>
        <w:rPr>
          <w:rFonts w:hint="cs"/>
          <w:rtl/>
        </w:rPr>
        <w:t>במטריצה</w:t>
      </w:r>
      <w:r w:rsidR="00327427">
        <w:t xml:space="preserve"> </w:t>
      </w:r>
      <w:r w:rsidR="00327427">
        <w:rPr>
          <w:rFonts w:hint="cs"/>
          <w:rtl/>
        </w:rPr>
        <w:t xml:space="preserve"> שינוי נקודת המבט לשם כך (</w:t>
      </w:r>
      <w:proofErr w:type="spellStart"/>
      <w:r w:rsidR="00327427" w:rsidRPr="00327427">
        <w:t>lookatM</w:t>
      </w:r>
      <w:proofErr w:type="spellEnd"/>
      <w:r w:rsidR="00327427">
        <w:rPr>
          <w:rFonts w:hint="cs"/>
          <w:rtl/>
        </w:rPr>
        <w:t>)</w:t>
      </w:r>
      <w:r>
        <w:rPr>
          <w:rFonts w:hint="cs"/>
          <w:rtl/>
        </w:rPr>
        <w:t>. שימו לב ש</w:t>
      </w:r>
      <w:r w:rsidR="00252630">
        <w:rPr>
          <w:rFonts w:hint="cs"/>
          <w:rtl/>
        </w:rPr>
        <w:t>תצטרכו וקטור הומוגני לשם הטרנספורמציה, ואחר כך תצטר</w:t>
      </w:r>
      <w:r w:rsidR="00327427">
        <w:rPr>
          <w:rFonts w:hint="cs"/>
          <w:rtl/>
        </w:rPr>
        <w:t>כ</w:t>
      </w:r>
      <w:r w:rsidR="00252630">
        <w:rPr>
          <w:rFonts w:hint="cs"/>
          <w:rtl/>
        </w:rPr>
        <w:t xml:space="preserve">ו לעבור חזרה </w:t>
      </w:r>
      <w:proofErr w:type="spellStart"/>
      <w:r w:rsidR="00252630">
        <w:rPr>
          <w:rFonts w:hint="cs"/>
          <w:rtl/>
        </w:rPr>
        <w:t>לוקטור</w:t>
      </w:r>
      <w:proofErr w:type="spellEnd"/>
      <w:r w:rsidR="00252630">
        <w:rPr>
          <w:rFonts w:hint="cs"/>
          <w:rtl/>
        </w:rPr>
        <w:t xml:space="preserve"> לא הומוגני. </w:t>
      </w:r>
    </w:p>
    <w:p w14:paraId="280C7B8D" w14:textId="541A09B2" w:rsidR="00252630" w:rsidRDefault="007E1278" w:rsidP="000422F3">
      <w:pPr>
        <w:bidi/>
        <w:rPr>
          <w:rtl/>
        </w:rPr>
      </w:pPr>
      <w:r w:rsidRPr="004B379D">
        <w:rPr>
          <w:rFonts w:hint="cs"/>
          <w:b/>
          <w:bCs/>
          <w:rtl/>
        </w:rPr>
        <w:t>ג. חישוב התאורה</w:t>
      </w:r>
      <w:r w:rsidR="00250B89" w:rsidRPr="004B379D">
        <w:rPr>
          <w:rFonts w:hint="cs"/>
          <w:b/>
          <w:bCs/>
          <w:rtl/>
        </w:rPr>
        <w:t xml:space="preserve"> במתודה </w:t>
      </w:r>
      <w:r w:rsidR="000422F3" w:rsidRPr="000422F3">
        <w:rPr>
          <w:b/>
          <w:bCs/>
        </w:rPr>
        <w:t>rasterization</w:t>
      </w:r>
      <w:r w:rsidR="009A6E3C">
        <w:rPr>
          <w:rFonts w:hint="cs"/>
          <w:b/>
          <w:bCs/>
          <w:rtl/>
        </w:rPr>
        <w:t xml:space="preserve"> (6)</w:t>
      </w:r>
      <w:r w:rsidRPr="004B379D">
        <w:rPr>
          <w:b/>
          <w:bCs/>
          <w:rtl/>
        </w:rPr>
        <w:br/>
      </w:r>
      <w:r w:rsidR="00250B89">
        <w:rPr>
          <w:rFonts w:hint="cs"/>
          <w:rtl/>
        </w:rPr>
        <w:t>חישוב תאורה בשיטת ה-</w:t>
      </w:r>
      <w:r w:rsidR="00250B89">
        <w:t>flat shading</w:t>
      </w:r>
      <w:r w:rsidR="00250B89">
        <w:rPr>
          <w:rFonts w:hint="cs"/>
          <w:rtl/>
        </w:rPr>
        <w:t xml:space="preserve"> היה מבוצע בתקופה שלפני שה-</w:t>
      </w:r>
      <w:r w:rsidR="00250B89">
        <w:t>graphics pipeline</w:t>
      </w:r>
      <w:r w:rsidR="00250B89">
        <w:rPr>
          <w:rFonts w:hint="cs"/>
          <w:rtl/>
        </w:rPr>
        <w:t xml:space="preserve"> שמקובל היום ולכן הוא אינו מתאים כל כך למבנה שלו. ב-</w:t>
      </w:r>
      <w:r w:rsidR="00250B89" w:rsidRPr="00250B89">
        <w:t xml:space="preserve"> </w:t>
      </w:r>
      <w:r w:rsidR="00250B89">
        <w:t>flat shading</w:t>
      </w:r>
      <w:r w:rsidR="00250B89">
        <w:rPr>
          <w:rFonts w:hint="cs"/>
          <w:rtl/>
        </w:rPr>
        <w:t xml:space="preserve">חישוב התאורה מתבצע פעם אחת לפאה. המתודה היחידה שנקראת פעם אחת לפאה היא </w:t>
      </w:r>
      <w:r w:rsidR="00250B89">
        <w:t>rasterization</w:t>
      </w:r>
      <w:r w:rsidR="00250B89">
        <w:rPr>
          <w:rFonts w:hint="cs"/>
          <w:rtl/>
        </w:rPr>
        <w:t xml:space="preserve"> ולכן נעשה את החישובים בה למרות שזה לא התפקיד המקובל של </w:t>
      </w:r>
      <w:r w:rsidR="00250B89">
        <w:t>rasterization</w:t>
      </w:r>
      <w:r w:rsidR="00250B89">
        <w:rPr>
          <w:rFonts w:hint="cs"/>
          <w:rtl/>
        </w:rPr>
        <w:t>.</w:t>
      </w:r>
      <w:r w:rsidR="00845364">
        <w:br/>
      </w:r>
      <w:r w:rsidR="00845364">
        <w:rPr>
          <w:rFonts w:hint="cs"/>
          <w:rtl/>
        </w:rPr>
        <w:t xml:space="preserve">לפני הלולאה על הפיקסלים במתודה </w:t>
      </w:r>
      <w:r w:rsidR="00845364">
        <w:t>rasterization</w:t>
      </w:r>
      <w:r w:rsidR="00845364">
        <w:rPr>
          <w:rFonts w:hint="cs"/>
          <w:rtl/>
        </w:rPr>
        <w:t xml:space="preserve"> </w:t>
      </w:r>
      <w:proofErr w:type="spellStart"/>
      <w:r w:rsidR="00845364">
        <w:rPr>
          <w:rFonts w:hint="cs"/>
          <w:rtl/>
        </w:rPr>
        <w:t>קיראו</w:t>
      </w:r>
      <w:proofErr w:type="spellEnd"/>
      <w:r w:rsidR="00845364">
        <w:rPr>
          <w:rFonts w:hint="cs"/>
          <w:rtl/>
        </w:rPr>
        <w:t xml:space="preserve"> למתודה </w:t>
      </w:r>
      <w:proofErr w:type="spellStart"/>
      <w:r w:rsidR="00845364" w:rsidRPr="007E1278">
        <w:t>lightingEquation</w:t>
      </w:r>
      <w:proofErr w:type="spellEnd"/>
      <w:r w:rsidR="00845364">
        <w:rPr>
          <w:rFonts w:hint="cs"/>
          <w:rtl/>
        </w:rPr>
        <w:t xml:space="preserve"> כדי לחשב את התאורה בפאה ועדכנו משתנה מקומי.</w:t>
      </w:r>
      <w:r w:rsidR="00250B89">
        <w:rPr>
          <w:rtl/>
        </w:rPr>
        <w:br/>
      </w:r>
      <w:r w:rsidR="00252630">
        <w:rPr>
          <w:rFonts w:hint="cs"/>
          <w:rtl/>
        </w:rPr>
        <w:t xml:space="preserve">במתודה </w:t>
      </w:r>
      <w:r w:rsidR="00250B89">
        <w:t>rasterization</w:t>
      </w:r>
      <w:r w:rsidR="00250B89">
        <w:rPr>
          <w:rFonts w:hint="cs"/>
          <w:rtl/>
        </w:rPr>
        <w:t xml:space="preserve"> </w:t>
      </w:r>
      <w:r w:rsidR="00252630">
        <w:rPr>
          <w:rFonts w:hint="cs"/>
          <w:rtl/>
        </w:rPr>
        <w:t>תחת התנאי:</w:t>
      </w:r>
    </w:p>
    <w:p w14:paraId="01EC99A8" w14:textId="07D45CE1" w:rsidR="00252630" w:rsidRDefault="00252630" w:rsidP="00D30625">
      <w:pPr>
        <w:rPr>
          <w:rtl/>
        </w:rPr>
      </w:pPr>
      <w:r w:rsidRPr="003E2E90">
        <w:t>if (</w:t>
      </w:r>
      <w:proofErr w:type="spellStart"/>
      <w:r w:rsidRPr="003E2E90">
        <w:t>worldModel.displayType</w:t>
      </w:r>
      <w:proofErr w:type="spellEnd"/>
      <w:r w:rsidRPr="003E2E90">
        <w:t xml:space="preserve"> == </w:t>
      </w:r>
      <w:proofErr w:type="spellStart"/>
      <w:r w:rsidRPr="003E2E90">
        <w:t>DisplayTypeEnum.</w:t>
      </w:r>
      <w:r w:rsidRPr="00A775CE">
        <w:rPr>
          <w:b/>
          <w:bCs/>
        </w:rPr>
        <w:t>LIGHTING_FLAT</w:t>
      </w:r>
      <w:proofErr w:type="spellEnd"/>
      <w:r w:rsidRPr="003E2E90">
        <w:t>) {</w:t>
      </w:r>
    </w:p>
    <w:p w14:paraId="12345E8D" w14:textId="526F927D" w:rsidR="00250B89" w:rsidRDefault="00845364" w:rsidP="004B0D5B">
      <w:pPr>
        <w:bidi/>
        <w:rPr>
          <w:rtl/>
        </w:rPr>
      </w:pPr>
      <w:r>
        <w:rPr>
          <w:rFonts w:hint="cs"/>
          <w:rtl/>
        </w:rPr>
        <w:t xml:space="preserve">עדכנו את המשתנה </w:t>
      </w:r>
      <w:r w:rsidR="00250B89" w:rsidRPr="00250B89">
        <w:t>fragmentData.pixelIntensity0to1</w:t>
      </w:r>
      <w:r w:rsidR="007E1278">
        <w:rPr>
          <w:rFonts w:hint="cs"/>
          <w:rtl/>
        </w:rPr>
        <w:t xml:space="preserve">. </w:t>
      </w:r>
      <w:r w:rsidR="00250B89">
        <w:rPr>
          <w:rtl/>
        </w:rPr>
        <w:br/>
      </w:r>
      <w:r w:rsidR="007E1278">
        <w:rPr>
          <w:rFonts w:hint="cs"/>
          <w:rtl/>
        </w:rPr>
        <w:t xml:space="preserve">כמה </w:t>
      </w:r>
      <w:r w:rsidR="004B0D5B">
        <w:rPr>
          <w:rFonts w:hint="cs"/>
          <w:rtl/>
        </w:rPr>
        <w:t>פרטים</w:t>
      </w:r>
      <w:r w:rsidR="007E1278">
        <w:rPr>
          <w:rFonts w:hint="cs"/>
          <w:rtl/>
        </w:rPr>
        <w:t>:</w:t>
      </w:r>
      <w:r w:rsidR="007E1278">
        <w:rPr>
          <w:rtl/>
        </w:rPr>
        <w:br/>
      </w:r>
      <w:r w:rsidR="007E1278">
        <w:rPr>
          <w:rFonts w:hint="cs"/>
          <w:rtl/>
        </w:rPr>
        <w:t xml:space="preserve">הנקודה עליה מחשבים את התאורה - כיוון שמחשבים את התאורה של פאה שלמה אפשר </w:t>
      </w:r>
      <w:proofErr w:type="spellStart"/>
      <w:r w:rsidR="007E1278">
        <w:rPr>
          <w:rFonts w:hint="cs"/>
          <w:rtl/>
        </w:rPr>
        <w:t>להתיחס</w:t>
      </w:r>
      <w:proofErr w:type="spellEnd"/>
      <w:r w:rsidR="007E1278">
        <w:rPr>
          <w:rFonts w:hint="cs"/>
          <w:rtl/>
        </w:rPr>
        <w:t xml:space="preserve"> לאחד הקודקודים כנקודה עליה מחשבים את התאורה. </w:t>
      </w:r>
      <w:r w:rsidR="007E1278">
        <w:rPr>
          <w:rtl/>
        </w:rPr>
        <w:br/>
      </w:r>
      <w:r w:rsidR="007E1278">
        <w:rPr>
          <w:rFonts w:hint="cs"/>
          <w:rtl/>
        </w:rPr>
        <w:t xml:space="preserve">הנורמל של הפאה - נתון במשתנה </w:t>
      </w:r>
      <w:proofErr w:type="spellStart"/>
      <w:r w:rsidR="007E1278" w:rsidRPr="007E1278">
        <w:t>faceNormal</w:t>
      </w:r>
      <w:proofErr w:type="spellEnd"/>
      <w:r w:rsidR="004B379D">
        <w:rPr>
          <w:rFonts w:hint="cs"/>
          <w:rtl/>
        </w:rPr>
        <w:t xml:space="preserve"> שחושב כמכפלה </w:t>
      </w:r>
      <w:proofErr w:type="spellStart"/>
      <w:r w:rsidR="004B379D">
        <w:rPr>
          <w:rFonts w:hint="cs"/>
          <w:rtl/>
        </w:rPr>
        <w:t>וקטורית</w:t>
      </w:r>
      <w:proofErr w:type="spellEnd"/>
      <w:r w:rsidR="004B379D">
        <w:rPr>
          <w:rFonts w:hint="cs"/>
          <w:rtl/>
        </w:rPr>
        <w:t xml:space="preserve"> של צלעות הפאה.</w:t>
      </w:r>
      <w:r w:rsidR="007E1278">
        <w:rPr>
          <w:rtl/>
        </w:rPr>
        <w:br/>
      </w:r>
      <w:r w:rsidR="007E1278">
        <w:rPr>
          <w:rFonts w:hint="cs"/>
          <w:rtl/>
        </w:rPr>
        <w:t xml:space="preserve">מקדמי חישוב התאורה </w:t>
      </w:r>
      <w:r w:rsidR="007E1278">
        <w:rPr>
          <w:rtl/>
        </w:rPr>
        <w:t>–</w:t>
      </w:r>
      <w:r w:rsidR="007E1278">
        <w:rPr>
          <w:rFonts w:hint="cs"/>
          <w:rtl/>
        </w:rPr>
        <w:t xml:space="preserve"> נתונים בשדות</w:t>
      </w:r>
      <w:r w:rsidR="00C67AE3">
        <w:rPr>
          <w:rFonts w:hint="cs"/>
          <w:rtl/>
        </w:rPr>
        <w:t>:</w:t>
      </w:r>
      <w:r w:rsidR="004B0D5B">
        <w:rPr>
          <w:rFonts w:hint="cs"/>
          <w:rtl/>
        </w:rPr>
        <w:t xml:space="preserve"> </w:t>
      </w:r>
      <w:proofErr w:type="spellStart"/>
      <w:r w:rsidR="007E1278">
        <w:t>worldModel.lighting_Diffuse</w:t>
      </w:r>
      <w:proofErr w:type="spellEnd"/>
      <w:r w:rsidR="007E1278">
        <w:t>,</w:t>
      </w:r>
      <w:r w:rsidR="007E1278">
        <w:rPr>
          <w:rFonts w:hint="cs"/>
          <w:rtl/>
        </w:rPr>
        <w:t xml:space="preserve"> </w:t>
      </w:r>
      <w:proofErr w:type="spellStart"/>
      <w:r w:rsidR="007E1278">
        <w:t>worldModel.lighting_Specular</w:t>
      </w:r>
      <w:proofErr w:type="spellEnd"/>
      <w:r w:rsidR="007E1278">
        <w:t xml:space="preserve">, </w:t>
      </w:r>
      <w:proofErr w:type="spellStart"/>
      <w:r w:rsidR="007E1278">
        <w:t>worldModel.lighting_Ambient</w:t>
      </w:r>
      <w:proofErr w:type="spellEnd"/>
      <w:r w:rsidR="007E1278">
        <w:t>,</w:t>
      </w:r>
      <w:r w:rsidR="00C67AE3">
        <w:t xml:space="preserve"> </w:t>
      </w:r>
      <w:proofErr w:type="spellStart"/>
      <w:r w:rsidR="007E1278">
        <w:t>worldModel.lighting_sHininess</w:t>
      </w:r>
      <w:proofErr w:type="spellEnd"/>
    </w:p>
    <w:p w14:paraId="35A8DAF6" w14:textId="4DF759DF" w:rsidR="004B379D" w:rsidRDefault="004B379D" w:rsidP="004B0D5B">
      <w:pPr>
        <w:bidi/>
        <w:rPr>
          <w:rtl/>
        </w:rPr>
      </w:pPr>
      <w:r>
        <w:rPr>
          <w:rFonts w:hint="cs"/>
          <w:b/>
          <w:bCs/>
          <w:rtl/>
        </w:rPr>
        <w:t>ד</w:t>
      </w:r>
      <w:r w:rsidRPr="006B20D9">
        <w:rPr>
          <w:rFonts w:hint="cs"/>
          <w:b/>
          <w:bCs/>
          <w:rtl/>
        </w:rPr>
        <w:t xml:space="preserve">. </w:t>
      </w:r>
      <w:proofErr w:type="spellStart"/>
      <w:r>
        <w:rPr>
          <w:rFonts w:hint="cs"/>
          <w:b/>
          <w:bCs/>
          <w:rtl/>
        </w:rPr>
        <w:t>עידכון</w:t>
      </w:r>
      <w:proofErr w:type="spellEnd"/>
      <w:r>
        <w:rPr>
          <w:rFonts w:hint="cs"/>
          <w:b/>
          <w:bCs/>
          <w:rtl/>
        </w:rPr>
        <w:t xml:space="preserve"> </w:t>
      </w:r>
      <w:r w:rsidRPr="006B20D9">
        <w:rPr>
          <w:rFonts w:hint="cs"/>
          <w:b/>
          <w:bCs/>
          <w:rtl/>
        </w:rPr>
        <w:t xml:space="preserve">המתודה </w:t>
      </w:r>
      <w:proofErr w:type="spellStart"/>
      <w:r w:rsidRPr="006B20D9">
        <w:rPr>
          <w:b/>
          <w:bCs/>
        </w:rPr>
        <w:t>fragmentProcessing</w:t>
      </w:r>
      <w:proofErr w:type="spellEnd"/>
      <w:r w:rsidR="009A6E3C">
        <w:rPr>
          <w:rFonts w:hint="cs"/>
          <w:b/>
          <w:bCs/>
          <w:rtl/>
        </w:rPr>
        <w:t xml:space="preserve"> (1)</w:t>
      </w:r>
      <w:r w:rsidRPr="006B20D9">
        <w:rPr>
          <w:b/>
          <w:bCs/>
          <w:rtl/>
        </w:rPr>
        <w:br/>
      </w:r>
      <w:r>
        <w:rPr>
          <w:rFonts w:hint="cs"/>
          <w:rtl/>
        </w:rPr>
        <w:t xml:space="preserve">גם כאן לא קורה המון במתודה </w:t>
      </w:r>
      <w:proofErr w:type="spellStart"/>
      <w:r>
        <w:t>fragmentProcessing</w:t>
      </w:r>
      <w:proofErr w:type="spellEnd"/>
      <w:r>
        <w:rPr>
          <w:rFonts w:hint="cs"/>
          <w:rtl/>
        </w:rPr>
        <w:t xml:space="preserve">. המתודה מקבלת את ערך רמות האפור של התאורה שחושב עבור הפיקסל וצריכה להחזיר וקטור תלת מימדי עם רמת אפור בצבע זה. </w:t>
      </w:r>
      <w:r w:rsidR="004B0D5B">
        <w:rPr>
          <w:rtl/>
        </w:rPr>
        <w:br/>
      </w:r>
      <w:r>
        <w:rPr>
          <w:rFonts w:hint="cs"/>
          <w:rtl/>
        </w:rPr>
        <w:t xml:space="preserve">במתודה </w:t>
      </w:r>
      <w:proofErr w:type="spellStart"/>
      <w:r w:rsidRPr="006B20D9">
        <w:t>fragmentProcessing</w:t>
      </w:r>
      <w:proofErr w:type="spellEnd"/>
      <w:r>
        <w:rPr>
          <w:rFonts w:hint="cs"/>
          <w:rtl/>
        </w:rPr>
        <w:t xml:space="preserve"> תחת התנאי:</w:t>
      </w:r>
    </w:p>
    <w:p w14:paraId="29E4F007" w14:textId="7C658A7D" w:rsidR="004B379D" w:rsidRPr="006B20D9" w:rsidRDefault="004B379D" w:rsidP="00A775CE">
      <w:r w:rsidRPr="006B20D9">
        <w:rPr>
          <w:b/>
          <w:bCs/>
        </w:rPr>
        <w:t>if</w:t>
      </w:r>
      <w:r w:rsidRPr="006B20D9">
        <w:t xml:space="preserve"> (</w:t>
      </w:r>
      <w:proofErr w:type="spellStart"/>
      <w:r w:rsidRPr="006B20D9">
        <w:t>worldModel.displayType</w:t>
      </w:r>
      <w:proofErr w:type="spellEnd"/>
      <w:r w:rsidRPr="006B20D9">
        <w:t xml:space="preserve"> == </w:t>
      </w:r>
      <w:proofErr w:type="spellStart"/>
      <w:r w:rsidRPr="006B20D9">
        <w:t>DisplayTypeEnum.</w:t>
      </w:r>
      <w:r w:rsidR="00A775CE" w:rsidRPr="00A775CE">
        <w:rPr>
          <w:b/>
          <w:bCs/>
        </w:rPr>
        <w:t>LIGHTING_FLAT</w:t>
      </w:r>
      <w:proofErr w:type="spellEnd"/>
      <w:r>
        <w:t>) {</w:t>
      </w:r>
    </w:p>
    <w:p w14:paraId="2D87E07A" w14:textId="77928070" w:rsidR="00C67AE3" w:rsidRDefault="004B0D5B" w:rsidP="004B0D5B">
      <w:pPr>
        <w:bidi/>
        <w:rPr>
          <w:rtl/>
        </w:rPr>
      </w:pPr>
      <w:r>
        <w:rPr>
          <w:rFonts w:hint="cs"/>
          <w:rtl/>
        </w:rPr>
        <w:lastRenderedPageBreak/>
        <w:t xml:space="preserve">החזירו </w:t>
      </w:r>
      <w:r>
        <w:rPr>
          <w:rFonts w:hint="cs"/>
        </w:rPr>
        <w:t>V</w:t>
      </w:r>
      <w:r>
        <w:t>ector3f</w:t>
      </w:r>
      <w:r>
        <w:rPr>
          <w:rFonts w:hint="cs"/>
          <w:rtl/>
        </w:rPr>
        <w:t xml:space="preserve"> שכל ערכיו הם </w:t>
      </w:r>
      <w:r w:rsidRPr="00250B89">
        <w:t>fragmentData.pixelIntensity0to1</w:t>
      </w:r>
      <w:r w:rsidR="004B379D">
        <w:rPr>
          <w:rFonts w:hint="cs"/>
          <w:rtl/>
        </w:rPr>
        <w:t>.</w:t>
      </w:r>
    </w:p>
    <w:p w14:paraId="4A5640DF" w14:textId="5F2E618F" w:rsidR="00D000D1" w:rsidRDefault="00D000D1" w:rsidP="00D000D1">
      <w:pPr>
        <w:bidi/>
        <w:rPr>
          <w:rtl/>
        </w:rPr>
      </w:pPr>
      <w:r w:rsidRPr="00702902">
        <w:rPr>
          <w:rFonts w:hint="cs"/>
          <w:b/>
          <w:bCs/>
          <w:rtl/>
        </w:rPr>
        <w:t>ד. בדיקה</w:t>
      </w:r>
      <w:r>
        <w:rPr>
          <w:rtl/>
        </w:rPr>
        <w:br/>
      </w:r>
      <w:r>
        <w:rPr>
          <w:rFonts w:hint="cs"/>
          <w:rtl/>
        </w:rPr>
        <w:t xml:space="preserve">שימו לב שאתם יכולים לשנות את מקדמי ההחזרה של החומר על ידי המקשים: </w:t>
      </w:r>
      <w:r>
        <w:t>a</w:t>
      </w:r>
      <w:r>
        <w:rPr>
          <w:rFonts w:hint="cs"/>
          <w:rtl/>
        </w:rPr>
        <w:t xml:space="preserve"> ו-</w:t>
      </w:r>
      <w:r>
        <w:t>z</w:t>
      </w:r>
      <w:r>
        <w:rPr>
          <w:rFonts w:hint="cs"/>
          <w:rtl/>
        </w:rPr>
        <w:t xml:space="preserve"> למקדמי התאורה </w:t>
      </w:r>
      <w:proofErr w:type="spellStart"/>
      <w:r>
        <w:rPr>
          <w:rFonts w:hint="cs"/>
          <w:rtl/>
        </w:rPr>
        <w:t>האמביינטית</w:t>
      </w:r>
      <w:proofErr w:type="spellEnd"/>
      <w:r>
        <w:rPr>
          <w:rFonts w:hint="cs"/>
          <w:rtl/>
        </w:rPr>
        <w:t xml:space="preserve">, </w:t>
      </w:r>
      <w:r>
        <w:t>s</w:t>
      </w:r>
      <w:r>
        <w:rPr>
          <w:rFonts w:hint="cs"/>
          <w:rtl/>
        </w:rPr>
        <w:t xml:space="preserve"> ו-</w:t>
      </w:r>
      <w:r>
        <w:t>x</w:t>
      </w:r>
      <w:r>
        <w:rPr>
          <w:rFonts w:hint="cs"/>
          <w:rtl/>
        </w:rPr>
        <w:t xml:space="preserve"> למקדמי התאורה </w:t>
      </w:r>
      <w:proofErr w:type="spellStart"/>
      <w:r>
        <w:rPr>
          <w:rFonts w:hint="cs"/>
          <w:rtl/>
        </w:rPr>
        <w:t>הספקולרית</w:t>
      </w:r>
      <w:proofErr w:type="spellEnd"/>
      <w:r>
        <w:rPr>
          <w:rFonts w:hint="cs"/>
          <w:rtl/>
        </w:rPr>
        <w:t xml:space="preserve">, </w:t>
      </w:r>
      <w:r>
        <w:t>d</w:t>
      </w:r>
      <w:r>
        <w:rPr>
          <w:rFonts w:hint="cs"/>
          <w:rtl/>
        </w:rPr>
        <w:t xml:space="preserve"> ו-</w:t>
      </w:r>
      <w:r>
        <w:t>c</w:t>
      </w:r>
      <w:r>
        <w:rPr>
          <w:rFonts w:hint="cs"/>
          <w:rtl/>
        </w:rPr>
        <w:t xml:space="preserve"> למקדמי התאורה </w:t>
      </w:r>
      <w:proofErr w:type="spellStart"/>
      <w:r>
        <w:rPr>
          <w:rFonts w:hint="cs"/>
          <w:rtl/>
        </w:rPr>
        <w:t>הדיפיוסיבית</w:t>
      </w:r>
      <w:proofErr w:type="spellEnd"/>
      <w:r>
        <w:rPr>
          <w:rFonts w:hint="cs"/>
          <w:rtl/>
        </w:rPr>
        <w:t>.</w:t>
      </w:r>
    </w:p>
    <w:p w14:paraId="11618FBB" w14:textId="77777777" w:rsidR="00D000D1" w:rsidRDefault="00D000D1" w:rsidP="00D000D1">
      <w:pPr>
        <w:bidi/>
        <w:rPr>
          <w:rtl/>
        </w:rPr>
      </w:pPr>
    </w:p>
    <w:p w14:paraId="25245F2F" w14:textId="56DBA910" w:rsidR="00C67AE3" w:rsidRDefault="00C67AE3" w:rsidP="000A52EF">
      <w:pPr>
        <w:pStyle w:val="Heading2"/>
        <w:bidi/>
        <w:rPr>
          <w:rtl/>
        </w:rPr>
      </w:pPr>
      <w:r>
        <w:rPr>
          <w:rFonts w:hint="cs"/>
          <w:rtl/>
        </w:rPr>
        <w:t xml:space="preserve">תרגיל 9.2 </w:t>
      </w:r>
      <w:r>
        <w:rPr>
          <w:rtl/>
        </w:rPr>
        <w:t>–</w:t>
      </w:r>
      <w:r>
        <w:rPr>
          <w:rFonts w:hint="cs"/>
          <w:rtl/>
        </w:rPr>
        <w:t xml:space="preserve"> חישוב תאורה </w:t>
      </w:r>
      <w:proofErr w:type="spellStart"/>
      <w:r>
        <w:t>Gourard</w:t>
      </w:r>
      <w:proofErr w:type="spellEnd"/>
      <w:r>
        <w:t xml:space="preserve"> Shading</w:t>
      </w:r>
      <w:r w:rsidR="002E6F57">
        <w:rPr>
          <w:rFonts w:hint="cs"/>
          <w:rtl/>
        </w:rPr>
        <w:t xml:space="preserve"> (7)</w:t>
      </w:r>
    </w:p>
    <w:p w14:paraId="61F30E93" w14:textId="3F67BAD4" w:rsidR="00D30625" w:rsidRDefault="00C67AE3" w:rsidP="002E6F57">
      <w:pPr>
        <w:bidi/>
      </w:pPr>
      <w:r>
        <w:rPr>
          <w:rFonts w:hint="cs"/>
          <w:rtl/>
        </w:rPr>
        <w:t xml:space="preserve">א. </w:t>
      </w:r>
      <w:r w:rsidRPr="007E1278">
        <w:rPr>
          <w:rFonts w:hint="cs"/>
          <w:b/>
          <w:bCs/>
          <w:rtl/>
        </w:rPr>
        <w:t xml:space="preserve">חישוב </w:t>
      </w:r>
      <w:r>
        <w:rPr>
          <w:rFonts w:hint="cs"/>
          <w:b/>
          <w:bCs/>
          <w:rtl/>
        </w:rPr>
        <w:t>התאורה של כל קודקוד</w:t>
      </w:r>
      <w:r w:rsidR="002E6F57">
        <w:rPr>
          <w:rFonts w:hint="cs"/>
          <w:b/>
          <w:bCs/>
          <w:rtl/>
        </w:rPr>
        <w:t xml:space="preserve"> (3)</w:t>
      </w:r>
      <w:r w:rsidR="00D000D1">
        <w:rPr>
          <w:b/>
          <w:bCs/>
          <w:rtl/>
        </w:rPr>
        <w:br/>
      </w:r>
      <w:r w:rsidR="004B0D5B">
        <w:rPr>
          <w:rFonts w:hint="cs"/>
          <w:rtl/>
        </w:rPr>
        <w:t>ה</w:t>
      </w:r>
      <w:r w:rsidRPr="00C67AE3">
        <w:rPr>
          <w:rFonts w:hint="cs"/>
          <w:rtl/>
        </w:rPr>
        <w:t>מתוד</w:t>
      </w:r>
      <w:r w:rsidR="004B0D5B">
        <w:rPr>
          <w:rFonts w:hint="cs"/>
          <w:rtl/>
        </w:rPr>
        <w:t>ה</w:t>
      </w:r>
      <w:r w:rsidRPr="00C67AE3">
        <w:rPr>
          <w:rFonts w:hint="cs"/>
          <w:rtl/>
        </w:rPr>
        <w:t xml:space="preserve"> </w:t>
      </w:r>
      <w:r w:rsidR="004B0D5B">
        <w:t>rasterization</w:t>
      </w:r>
      <w:r w:rsidRPr="00C67AE3">
        <w:rPr>
          <w:rFonts w:hint="cs"/>
          <w:rtl/>
        </w:rPr>
        <w:t xml:space="preserve"> נקראת</w:t>
      </w:r>
      <w:r>
        <w:rPr>
          <w:rFonts w:hint="cs"/>
          <w:rtl/>
        </w:rPr>
        <w:t xml:space="preserve"> עבור כל פאה. </w:t>
      </w:r>
      <w:r w:rsidR="000422F3">
        <w:rPr>
          <w:rFonts w:hint="cs"/>
          <w:rtl/>
        </w:rPr>
        <w:t>כיוון ש</w:t>
      </w:r>
      <w:r w:rsidR="008E705F">
        <w:rPr>
          <w:rFonts w:hint="cs"/>
          <w:rtl/>
        </w:rPr>
        <w:t>כל קודקוד הוא חלק מכמה פאות</w:t>
      </w:r>
      <w:r w:rsidR="000422F3">
        <w:rPr>
          <w:rFonts w:hint="cs"/>
          <w:rtl/>
        </w:rPr>
        <w:t xml:space="preserve">, </w:t>
      </w:r>
      <w:r>
        <w:rPr>
          <w:rFonts w:hint="cs"/>
          <w:rtl/>
        </w:rPr>
        <w:t xml:space="preserve">אם נעשה את החישוב של התאורה על כל קודקוד במתודה זו נבצע </w:t>
      </w:r>
      <w:r w:rsidR="004B0D5B">
        <w:rPr>
          <w:rFonts w:hint="cs"/>
          <w:rtl/>
        </w:rPr>
        <w:t xml:space="preserve">את החישוב </w:t>
      </w:r>
      <w:r w:rsidR="008E705F">
        <w:rPr>
          <w:rFonts w:hint="cs"/>
          <w:rtl/>
        </w:rPr>
        <w:t>עבור כל</w:t>
      </w:r>
      <w:r w:rsidR="004B0D5B">
        <w:rPr>
          <w:rFonts w:hint="cs"/>
          <w:rtl/>
        </w:rPr>
        <w:t xml:space="preserve"> </w:t>
      </w:r>
      <w:r w:rsidR="008E705F">
        <w:rPr>
          <w:rFonts w:hint="cs"/>
          <w:rtl/>
        </w:rPr>
        <w:t>קודקוד בכל הפאות שבהם הוא נמצא</w:t>
      </w:r>
      <w:r>
        <w:rPr>
          <w:rFonts w:hint="cs"/>
          <w:rtl/>
        </w:rPr>
        <w:t xml:space="preserve">. כדי לחסוך נבצע את חישוב התאורה </w:t>
      </w:r>
      <w:r w:rsidR="004B0D5B">
        <w:rPr>
          <w:rFonts w:hint="cs"/>
          <w:rtl/>
        </w:rPr>
        <w:t xml:space="preserve">על כל קודקוד פעם אחת במתודה </w:t>
      </w:r>
      <w:proofErr w:type="spellStart"/>
      <w:r>
        <w:t>vertexProcessing</w:t>
      </w:r>
      <w:proofErr w:type="spellEnd"/>
      <w:r>
        <w:rPr>
          <w:rFonts w:hint="cs"/>
          <w:rtl/>
        </w:rPr>
        <w:t>.</w:t>
      </w:r>
      <w:r>
        <w:rPr>
          <w:rtl/>
        </w:rPr>
        <w:br/>
      </w:r>
      <w:r>
        <w:rPr>
          <w:rFonts w:hint="cs"/>
          <w:rtl/>
        </w:rPr>
        <w:t xml:space="preserve">בסוף המתודה </w:t>
      </w:r>
      <w:proofErr w:type="spellStart"/>
      <w:r>
        <w:t>vertexProcessing</w:t>
      </w:r>
      <w:proofErr w:type="spellEnd"/>
      <w:r>
        <w:rPr>
          <w:rFonts w:hint="cs"/>
          <w:rtl/>
        </w:rPr>
        <w:t xml:space="preserve"> </w:t>
      </w:r>
      <w:r w:rsidR="002E6F57">
        <w:rPr>
          <w:rFonts w:hint="cs"/>
          <w:rtl/>
        </w:rPr>
        <w:t xml:space="preserve">(אחרי הטרנספורמציה של הנורמל) </w:t>
      </w:r>
      <w:r w:rsidR="00CB5284">
        <w:rPr>
          <w:rFonts w:hint="cs"/>
          <w:rtl/>
        </w:rPr>
        <w:t xml:space="preserve">חשבו את התאורה עבור הקודקוד ועדכנו את השדה </w:t>
      </w:r>
      <w:r w:rsidR="00CB5284" w:rsidRPr="00CB5284">
        <w:t>vertex.lightingIntensity0to1</w:t>
      </w:r>
      <w:r w:rsidR="00CB5284">
        <w:rPr>
          <w:rFonts w:hint="cs"/>
          <w:rtl/>
        </w:rPr>
        <w:t xml:space="preserve">. </w:t>
      </w:r>
      <w:r w:rsidR="00D30625">
        <w:rPr>
          <w:rFonts w:hint="cs"/>
          <w:rtl/>
        </w:rPr>
        <w:t xml:space="preserve">שימו לב שמיקום הקודקוד והנורמל </w:t>
      </w:r>
      <w:proofErr w:type="spellStart"/>
      <w:r w:rsidR="00D30625">
        <w:rPr>
          <w:rFonts w:hint="cs"/>
          <w:rtl/>
        </w:rPr>
        <w:t>בקאורדינטות</w:t>
      </w:r>
      <w:proofErr w:type="spellEnd"/>
      <w:r w:rsidR="00D30625">
        <w:rPr>
          <w:rFonts w:hint="cs"/>
          <w:rtl/>
        </w:rPr>
        <w:t xml:space="preserve"> העיין נתונים כשדות של </w:t>
      </w:r>
      <w:r w:rsidR="00D30625">
        <w:t>vertex</w:t>
      </w:r>
      <w:r w:rsidR="00D30625">
        <w:rPr>
          <w:rFonts w:hint="cs"/>
          <w:rtl/>
        </w:rPr>
        <w:t>.</w:t>
      </w:r>
    </w:p>
    <w:p w14:paraId="44D1A8C8" w14:textId="644D373E" w:rsidR="00C67AE3" w:rsidRDefault="00D30625" w:rsidP="004B0D5B">
      <w:pPr>
        <w:bidi/>
        <w:rPr>
          <w:rtl/>
        </w:rPr>
      </w:pPr>
      <w:r>
        <w:rPr>
          <w:rFonts w:hint="cs"/>
          <w:rtl/>
        </w:rPr>
        <w:t xml:space="preserve">ב. </w:t>
      </w:r>
      <w:r w:rsidRPr="007E1278">
        <w:rPr>
          <w:rFonts w:hint="cs"/>
          <w:b/>
          <w:bCs/>
          <w:rtl/>
        </w:rPr>
        <w:t>חישוב התאורה</w:t>
      </w:r>
      <w:r w:rsidR="00601E34" w:rsidRPr="00601E34">
        <w:rPr>
          <w:rtl/>
        </w:rPr>
        <w:t xml:space="preserve"> </w:t>
      </w:r>
      <w:r w:rsidR="00601E34" w:rsidRPr="00601E34">
        <w:rPr>
          <w:rFonts w:cs="Arial"/>
          <w:b/>
          <w:bCs/>
          <w:rtl/>
        </w:rPr>
        <w:t xml:space="preserve">במתודה </w:t>
      </w:r>
      <w:r w:rsidR="00601E34" w:rsidRPr="00601E34">
        <w:rPr>
          <w:b/>
          <w:bCs/>
        </w:rPr>
        <w:t>rasterization</w:t>
      </w:r>
      <w:r w:rsidR="002E6F57">
        <w:rPr>
          <w:rFonts w:hint="cs"/>
          <w:b/>
          <w:bCs/>
          <w:rtl/>
        </w:rPr>
        <w:t xml:space="preserve"> (3)</w:t>
      </w:r>
      <w:r>
        <w:rPr>
          <w:b/>
          <w:bCs/>
          <w:rtl/>
        </w:rPr>
        <w:br/>
      </w:r>
      <w:r w:rsidR="00C67AE3">
        <w:rPr>
          <w:rFonts w:hint="cs"/>
          <w:rtl/>
        </w:rPr>
        <w:t xml:space="preserve">במתודה </w:t>
      </w:r>
      <w:r w:rsidR="004B0D5B">
        <w:t>rasterization</w:t>
      </w:r>
      <w:r w:rsidR="00C67AE3">
        <w:rPr>
          <w:rFonts w:hint="cs"/>
          <w:rtl/>
        </w:rPr>
        <w:t xml:space="preserve"> תחת התנאי:</w:t>
      </w:r>
    </w:p>
    <w:p w14:paraId="3A44DDA5" w14:textId="7DDFA546" w:rsidR="00C67AE3" w:rsidRDefault="00C67AE3" w:rsidP="00D30625">
      <w:pPr>
        <w:rPr>
          <w:rtl/>
        </w:rPr>
      </w:pPr>
      <w:r w:rsidRPr="003E2E90">
        <w:t>if (</w:t>
      </w:r>
      <w:proofErr w:type="spellStart"/>
      <w:r w:rsidRPr="003E2E90">
        <w:t>worldModel.displayType</w:t>
      </w:r>
      <w:proofErr w:type="spellEnd"/>
      <w:r w:rsidRPr="003E2E90">
        <w:t xml:space="preserve"> == </w:t>
      </w:r>
      <w:proofErr w:type="spellStart"/>
      <w:r w:rsidRPr="003E2E90">
        <w:t>DisplayTypeEnum.</w:t>
      </w:r>
      <w:r w:rsidR="00D30625" w:rsidRPr="00A775CE">
        <w:rPr>
          <w:b/>
          <w:bCs/>
        </w:rPr>
        <w:t>LIGHTING_GOURARD</w:t>
      </w:r>
      <w:proofErr w:type="spellEnd"/>
      <w:r w:rsidRPr="003E2E90">
        <w:t>) {</w:t>
      </w:r>
    </w:p>
    <w:p w14:paraId="7EF7C660" w14:textId="046EEAC5" w:rsidR="00C67AE3" w:rsidRDefault="00C67AE3" w:rsidP="004B0D5B">
      <w:pPr>
        <w:bidi/>
        <w:rPr>
          <w:rtl/>
        </w:rPr>
      </w:pPr>
      <w:r>
        <w:rPr>
          <w:rFonts w:hint="cs"/>
          <w:rtl/>
        </w:rPr>
        <w:t xml:space="preserve">בצעו </w:t>
      </w:r>
      <w:r w:rsidR="00D30625">
        <w:rPr>
          <w:rFonts w:hint="cs"/>
          <w:rtl/>
        </w:rPr>
        <w:t xml:space="preserve">אינטרפולציה של התאורה שחושבה עבור </w:t>
      </w:r>
      <w:r w:rsidR="00A16873">
        <w:rPr>
          <w:rFonts w:hint="cs"/>
          <w:rtl/>
        </w:rPr>
        <w:t>כל</w:t>
      </w:r>
      <w:r w:rsidR="00D30625">
        <w:rPr>
          <w:rFonts w:hint="cs"/>
          <w:rtl/>
        </w:rPr>
        <w:t xml:space="preserve"> קודקוד לפיקסל </w:t>
      </w:r>
      <w:proofErr w:type="spellStart"/>
      <w:r w:rsidR="00D30625">
        <w:rPr>
          <w:rFonts w:hint="cs"/>
          <w:rtl/>
        </w:rPr>
        <w:t>העכשוי</w:t>
      </w:r>
      <w:proofErr w:type="spellEnd"/>
      <w:r w:rsidR="00D30625">
        <w:rPr>
          <w:rFonts w:hint="cs"/>
          <w:rtl/>
        </w:rPr>
        <w:t xml:space="preserve"> ועדכנו את </w:t>
      </w:r>
      <w:r w:rsidR="004B0D5B" w:rsidRPr="00250B89">
        <w:t>fragmentData</w:t>
      </w:r>
      <w:r w:rsidR="004B0D5B" w:rsidRPr="00CB5284">
        <w:t>.</w:t>
      </w:r>
      <w:r w:rsidR="00CF6CB5">
        <w:t>pixel</w:t>
      </w:r>
      <w:r w:rsidR="004B0D5B" w:rsidRPr="00CB5284">
        <w:t>Intensity0to1</w:t>
      </w:r>
      <w:r>
        <w:rPr>
          <w:rFonts w:hint="cs"/>
          <w:rtl/>
        </w:rPr>
        <w:t>.</w:t>
      </w:r>
    </w:p>
    <w:p w14:paraId="2E1C13A4" w14:textId="4B3D9DF8" w:rsidR="004B0D5B" w:rsidRDefault="004B0D5B" w:rsidP="004B0D5B">
      <w:pPr>
        <w:bidi/>
        <w:rPr>
          <w:rtl/>
        </w:rPr>
      </w:pPr>
      <w:r>
        <w:rPr>
          <w:rFonts w:hint="cs"/>
          <w:b/>
          <w:bCs/>
          <w:rtl/>
        </w:rPr>
        <w:t>ג</w:t>
      </w:r>
      <w:r w:rsidRPr="006B20D9">
        <w:rPr>
          <w:rFonts w:hint="cs"/>
          <w:b/>
          <w:bCs/>
          <w:rtl/>
        </w:rPr>
        <w:t xml:space="preserve">. </w:t>
      </w:r>
      <w:proofErr w:type="spellStart"/>
      <w:r>
        <w:rPr>
          <w:rFonts w:hint="cs"/>
          <w:b/>
          <w:bCs/>
          <w:rtl/>
        </w:rPr>
        <w:t>עידכון</w:t>
      </w:r>
      <w:proofErr w:type="spellEnd"/>
      <w:r>
        <w:rPr>
          <w:rFonts w:hint="cs"/>
          <w:b/>
          <w:bCs/>
          <w:rtl/>
        </w:rPr>
        <w:t xml:space="preserve"> </w:t>
      </w:r>
      <w:r w:rsidRPr="006B20D9">
        <w:rPr>
          <w:rFonts w:hint="cs"/>
          <w:b/>
          <w:bCs/>
          <w:rtl/>
        </w:rPr>
        <w:t xml:space="preserve">המתודה </w:t>
      </w:r>
      <w:proofErr w:type="spellStart"/>
      <w:r w:rsidRPr="006B20D9">
        <w:rPr>
          <w:b/>
          <w:bCs/>
        </w:rPr>
        <w:t>fragmentProcessing</w:t>
      </w:r>
      <w:proofErr w:type="spellEnd"/>
      <w:r w:rsidR="002E6F57">
        <w:rPr>
          <w:rFonts w:hint="cs"/>
          <w:b/>
          <w:bCs/>
          <w:rtl/>
        </w:rPr>
        <w:t xml:space="preserve"> (1)</w:t>
      </w:r>
      <w:r w:rsidRPr="006B20D9">
        <w:rPr>
          <w:b/>
          <w:bCs/>
          <w:rtl/>
        </w:rPr>
        <w:br/>
      </w:r>
      <w:r>
        <w:rPr>
          <w:rFonts w:hint="cs"/>
          <w:rtl/>
        </w:rPr>
        <w:t xml:space="preserve">גם כאן לא קורה המון במתודה </w:t>
      </w:r>
      <w:proofErr w:type="spellStart"/>
      <w:r>
        <w:t>fragmentProcessing</w:t>
      </w:r>
      <w:proofErr w:type="spellEnd"/>
      <w:r>
        <w:rPr>
          <w:rFonts w:hint="cs"/>
          <w:rtl/>
        </w:rPr>
        <w:t xml:space="preserve">. המתודה מקבלת את ערך רמות האפור של התאורה שחושב עבור הפיקסל וצריכה להחזיר וקטור תלת מימדי עם רמת אפור בצבע זה. </w:t>
      </w:r>
      <w:r>
        <w:rPr>
          <w:rtl/>
        </w:rPr>
        <w:br/>
      </w:r>
      <w:r>
        <w:rPr>
          <w:rFonts w:hint="cs"/>
          <w:rtl/>
        </w:rPr>
        <w:t xml:space="preserve">במתודה </w:t>
      </w:r>
      <w:proofErr w:type="spellStart"/>
      <w:r w:rsidRPr="006B20D9">
        <w:t>fragmentProcessing</w:t>
      </w:r>
      <w:proofErr w:type="spellEnd"/>
      <w:r>
        <w:rPr>
          <w:rFonts w:hint="cs"/>
          <w:rtl/>
        </w:rPr>
        <w:t xml:space="preserve"> תחת התנאי:</w:t>
      </w:r>
    </w:p>
    <w:p w14:paraId="062A4BA8" w14:textId="203EFD5A" w:rsidR="004B0D5B" w:rsidRPr="006B20D9" w:rsidRDefault="004B0D5B" w:rsidP="00A775CE">
      <w:r w:rsidRPr="006B20D9">
        <w:rPr>
          <w:b/>
          <w:bCs/>
        </w:rPr>
        <w:t>if</w:t>
      </w:r>
      <w:r w:rsidRPr="006B20D9">
        <w:t xml:space="preserve"> (</w:t>
      </w:r>
      <w:proofErr w:type="spellStart"/>
      <w:r w:rsidRPr="006B20D9">
        <w:t>worldModel.displayType</w:t>
      </w:r>
      <w:proofErr w:type="spellEnd"/>
      <w:r w:rsidRPr="006B20D9">
        <w:t xml:space="preserve"> == </w:t>
      </w:r>
      <w:proofErr w:type="spellStart"/>
      <w:r w:rsidRPr="006B20D9">
        <w:t>DisplayTypeEnum</w:t>
      </w:r>
      <w:r w:rsidR="00A775CE">
        <w:t>.</w:t>
      </w:r>
      <w:r w:rsidR="00A775CE" w:rsidRPr="00A775CE">
        <w:rPr>
          <w:b/>
          <w:bCs/>
        </w:rPr>
        <w:t>LIGHTING_GOURARD</w:t>
      </w:r>
      <w:proofErr w:type="spellEnd"/>
      <w:r>
        <w:t>) {</w:t>
      </w:r>
    </w:p>
    <w:p w14:paraId="1FA50DAD" w14:textId="77777777" w:rsidR="004B0D5B" w:rsidRDefault="004B0D5B" w:rsidP="004B0D5B">
      <w:pPr>
        <w:bidi/>
      </w:pPr>
      <w:r>
        <w:rPr>
          <w:rFonts w:hint="cs"/>
          <w:rtl/>
        </w:rPr>
        <w:t xml:space="preserve">החזירו </w:t>
      </w:r>
      <w:r>
        <w:rPr>
          <w:rFonts w:hint="cs"/>
        </w:rPr>
        <w:t>V</w:t>
      </w:r>
      <w:r>
        <w:t>ector3f</w:t>
      </w:r>
      <w:r>
        <w:rPr>
          <w:rFonts w:hint="cs"/>
          <w:rtl/>
        </w:rPr>
        <w:t xml:space="preserve"> שכל ערכיו הם </w:t>
      </w:r>
      <w:r w:rsidRPr="00250B89">
        <w:t>fragmentData.pixelIntensity0to1</w:t>
      </w:r>
      <w:r>
        <w:rPr>
          <w:rFonts w:hint="cs"/>
          <w:rtl/>
        </w:rPr>
        <w:t>.</w:t>
      </w:r>
    </w:p>
    <w:p w14:paraId="0D55C2BA" w14:textId="77777777" w:rsidR="004B0D5B" w:rsidRDefault="004B0D5B" w:rsidP="004B0D5B">
      <w:pPr>
        <w:bidi/>
        <w:rPr>
          <w:rtl/>
        </w:rPr>
      </w:pPr>
    </w:p>
    <w:p w14:paraId="13A69D15" w14:textId="0514BE32" w:rsidR="00D30625" w:rsidRDefault="00D30625" w:rsidP="000A52EF">
      <w:pPr>
        <w:pStyle w:val="Heading2"/>
        <w:bidi/>
        <w:rPr>
          <w:rtl/>
        </w:rPr>
      </w:pPr>
      <w:r>
        <w:rPr>
          <w:rFonts w:hint="cs"/>
          <w:rtl/>
        </w:rPr>
        <w:t xml:space="preserve">תרגיל 9.3 </w:t>
      </w:r>
      <w:r>
        <w:rPr>
          <w:rtl/>
        </w:rPr>
        <w:t>–</w:t>
      </w:r>
      <w:r>
        <w:rPr>
          <w:rFonts w:hint="cs"/>
          <w:rtl/>
        </w:rPr>
        <w:t xml:space="preserve"> חישוב תאורה </w:t>
      </w:r>
      <w:r>
        <w:rPr>
          <w:rFonts w:hint="cs"/>
        </w:rPr>
        <w:t>P</w:t>
      </w:r>
      <w:r>
        <w:t>hong Shading</w:t>
      </w:r>
      <w:r w:rsidR="002E6F57">
        <w:rPr>
          <w:rFonts w:hint="cs"/>
          <w:rtl/>
        </w:rPr>
        <w:t xml:space="preserve"> (10)</w:t>
      </w:r>
    </w:p>
    <w:p w14:paraId="02AD5040" w14:textId="2C4DC556" w:rsidR="00145B0C" w:rsidRDefault="00145B0C" w:rsidP="00A775CE">
      <w:pPr>
        <w:bidi/>
        <w:rPr>
          <w:rtl/>
        </w:rPr>
      </w:pPr>
      <w:r w:rsidRPr="00601E34">
        <w:rPr>
          <w:rFonts w:hint="cs"/>
          <w:b/>
          <w:bCs/>
          <w:rtl/>
        </w:rPr>
        <w:t>א. אינטרפולציה של מיקום הנקודה והנורמל לכל פיקסל</w:t>
      </w:r>
      <w:r w:rsidR="00601E34" w:rsidRPr="00601E34">
        <w:rPr>
          <w:b/>
          <w:bCs/>
          <w:rtl/>
        </w:rPr>
        <w:t xml:space="preserve"> </w:t>
      </w:r>
      <w:r w:rsidR="00601E34" w:rsidRPr="00601E34">
        <w:rPr>
          <w:rFonts w:cs="Arial"/>
          <w:b/>
          <w:bCs/>
          <w:rtl/>
        </w:rPr>
        <w:t xml:space="preserve">במתודה </w:t>
      </w:r>
      <w:r w:rsidR="00E2772A">
        <w:rPr>
          <w:b/>
          <w:bCs/>
        </w:rPr>
        <w:t>rasterization</w:t>
      </w:r>
      <w:r w:rsidR="002E6F57">
        <w:rPr>
          <w:rFonts w:hint="cs"/>
          <w:b/>
          <w:bCs/>
          <w:rtl/>
        </w:rPr>
        <w:t xml:space="preserve"> (4)</w:t>
      </w:r>
      <w:r w:rsidR="00A775CE" w:rsidRPr="00601E34">
        <w:rPr>
          <w:b/>
          <w:bCs/>
        </w:rPr>
        <w:br/>
      </w:r>
      <w:r>
        <w:rPr>
          <w:rFonts w:cs="Arial"/>
          <w:rtl/>
        </w:rPr>
        <w:t>במתודה</w:t>
      </w:r>
      <w:r>
        <w:t xml:space="preserve"> </w:t>
      </w:r>
      <w:r w:rsidR="00E2772A">
        <w:t>rasterization</w:t>
      </w:r>
      <w:r>
        <w:t xml:space="preserve"> </w:t>
      </w:r>
      <w:r>
        <w:rPr>
          <w:rFonts w:cs="Arial"/>
          <w:rtl/>
        </w:rPr>
        <w:t>תחת התנאי</w:t>
      </w:r>
      <w:r>
        <w:t>:</w:t>
      </w:r>
    </w:p>
    <w:p w14:paraId="4DEC59AD" w14:textId="43E9D9F2" w:rsidR="00145B0C" w:rsidRDefault="00145B0C" w:rsidP="00145B0C">
      <w:r>
        <w:t>if (</w:t>
      </w:r>
      <w:proofErr w:type="spellStart"/>
      <w:r>
        <w:t>worldModel.displayType</w:t>
      </w:r>
      <w:proofErr w:type="spellEnd"/>
      <w:r>
        <w:t xml:space="preserve"> == </w:t>
      </w:r>
      <w:proofErr w:type="spellStart"/>
      <w:r>
        <w:t>DisplayTypeEnum.</w:t>
      </w:r>
      <w:r w:rsidRPr="00145B0C">
        <w:t>LIGHTING_PHONG</w:t>
      </w:r>
      <w:proofErr w:type="spellEnd"/>
      <w:r>
        <w:t>) {</w:t>
      </w:r>
    </w:p>
    <w:p w14:paraId="4642188E" w14:textId="183762A2" w:rsidR="00145B0C" w:rsidRDefault="00145B0C" w:rsidP="00D47CF1">
      <w:pPr>
        <w:bidi/>
        <w:rPr>
          <w:rtl/>
        </w:rPr>
      </w:pPr>
      <w:r>
        <w:rPr>
          <w:rFonts w:cs="Arial"/>
          <w:rtl/>
        </w:rPr>
        <w:t xml:space="preserve">בצעו אינטרפולציה של </w:t>
      </w:r>
      <w:r>
        <w:rPr>
          <w:rFonts w:cs="Arial" w:hint="cs"/>
          <w:rtl/>
        </w:rPr>
        <w:t xml:space="preserve">מיקום הנקודה והנורמל </w:t>
      </w:r>
      <w:proofErr w:type="spellStart"/>
      <w:r>
        <w:rPr>
          <w:rFonts w:cs="Arial" w:hint="cs"/>
          <w:rtl/>
        </w:rPr>
        <w:t>בקאורדינטות</w:t>
      </w:r>
      <w:proofErr w:type="spellEnd"/>
      <w:r>
        <w:rPr>
          <w:rFonts w:cs="Arial" w:hint="cs"/>
          <w:rtl/>
        </w:rPr>
        <w:t xml:space="preserve"> העיין של שלושת הקודקודים</w:t>
      </w:r>
      <w:r w:rsidR="00A775CE">
        <w:rPr>
          <w:rFonts w:cs="Arial" w:hint="cs"/>
          <w:rtl/>
        </w:rPr>
        <w:t xml:space="preserve"> והציבו בשדות: </w:t>
      </w:r>
      <w:proofErr w:type="spellStart"/>
      <w:r w:rsidR="00A775CE" w:rsidRPr="00A775CE">
        <w:rPr>
          <w:rFonts w:cs="Arial"/>
        </w:rPr>
        <w:t>fragmentData.pointEyeCoordinates</w:t>
      </w:r>
      <w:proofErr w:type="spellEnd"/>
      <w:r w:rsidR="00A775CE">
        <w:rPr>
          <w:rFonts w:cs="Arial" w:hint="cs"/>
          <w:rtl/>
        </w:rPr>
        <w:t xml:space="preserve">, </w:t>
      </w:r>
      <w:proofErr w:type="spellStart"/>
      <w:r w:rsidR="00A775CE" w:rsidRPr="00A775CE">
        <w:rPr>
          <w:rFonts w:cs="Arial"/>
        </w:rPr>
        <w:t>fragmentData.normalEyeCoordinates</w:t>
      </w:r>
      <w:proofErr w:type="spellEnd"/>
      <w:r w:rsidR="00A775CE">
        <w:rPr>
          <w:rFonts w:cs="Arial" w:hint="cs"/>
          <w:rtl/>
        </w:rPr>
        <w:t>.</w:t>
      </w:r>
      <w:r w:rsidR="00F748C5">
        <w:rPr>
          <w:rFonts w:cs="Arial" w:hint="cs"/>
          <w:rtl/>
        </w:rPr>
        <w:t xml:space="preserve"> </w:t>
      </w:r>
      <w:r w:rsidR="00194800">
        <w:rPr>
          <w:rFonts w:cs="Arial" w:hint="cs"/>
          <w:rtl/>
        </w:rPr>
        <w:t xml:space="preserve">שימו לב שלמחלקה </w:t>
      </w:r>
      <w:proofErr w:type="spellStart"/>
      <w:r w:rsidR="00D47CF1" w:rsidRPr="00D47CF1">
        <w:rPr>
          <w:rFonts w:cs="Arial"/>
        </w:rPr>
        <w:t>BarycentricCoordinates</w:t>
      </w:r>
      <w:proofErr w:type="spellEnd"/>
      <w:r w:rsidR="00D47CF1">
        <w:rPr>
          <w:rFonts w:cs="Arial" w:hint="cs"/>
          <w:rtl/>
        </w:rPr>
        <w:t xml:space="preserve"> יש כמה מתודות לאינטרפולציה, ביניהן כאלו שעושות אינטרפולציה על וקטורים.</w:t>
      </w:r>
    </w:p>
    <w:p w14:paraId="34A4078D" w14:textId="168E26F1" w:rsidR="00A775CE" w:rsidRDefault="00601E34" w:rsidP="00A775CE">
      <w:pPr>
        <w:bidi/>
        <w:rPr>
          <w:rtl/>
        </w:rPr>
      </w:pPr>
      <w:r w:rsidRPr="00601E34">
        <w:rPr>
          <w:rFonts w:hint="cs"/>
          <w:b/>
          <w:bCs/>
          <w:rtl/>
        </w:rPr>
        <w:t>ב</w:t>
      </w:r>
      <w:r w:rsidR="00D30625" w:rsidRPr="00601E34">
        <w:rPr>
          <w:rFonts w:hint="cs"/>
          <w:b/>
          <w:bCs/>
          <w:rtl/>
        </w:rPr>
        <w:t>. חישוב התאורה</w:t>
      </w:r>
      <w:r w:rsidR="00A775CE" w:rsidRPr="00601E34">
        <w:rPr>
          <w:rFonts w:hint="cs"/>
          <w:b/>
          <w:bCs/>
          <w:rtl/>
        </w:rPr>
        <w:t xml:space="preserve"> במתודה </w:t>
      </w:r>
      <w:proofErr w:type="spellStart"/>
      <w:r w:rsidR="00A775CE" w:rsidRPr="00601E34">
        <w:rPr>
          <w:b/>
          <w:bCs/>
        </w:rPr>
        <w:t>fragmentProcessing</w:t>
      </w:r>
      <w:proofErr w:type="spellEnd"/>
      <w:r w:rsidR="002E6F57">
        <w:rPr>
          <w:rFonts w:hint="cs"/>
          <w:b/>
          <w:bCs/>
          <w:rtl/>
        </w:rPr>
        <w:t xml:space="preserve"> (6)</w:t>
      </w:r>
      <w:r w:rsidR="00A775CE" w:rsidRPr="006B20D9">
        <w:rPr>
          <w:b/>
          <w:bCs/>
          <w:rtl/>
        </w:rPr>
        <w:br/>
      </w:r>
      <w:r w:rsidR="00A775CE">
        <w:rPr>
          <w:rFonts w:cs="Arial"/>
          <w:rtl/>
        </w:rPr>
        <w:t>במתודה</w:t>
      </w:r>
      <w:r w:rsidR="00A775CE">
        <w:t xml:space="preserve"> </w:t>
      </w:r>
      <w:proofErr w:type="spellStart"/>
      <w:r w:rsidR="00A775CE">
        <w:t>fragmentProcessing</w:t>
      </w:r>
      <w:proofErr w:type="spellEnd"/>
      <w:r w:rsidR="00A775CE">
        <w:t xml:space="preserve"> </w:t>
      </w:r>
      <w:r w:rsidR="00A775CE">
        <w:rPr>
          <w:rFonts w:cs="Arial"/>
          <w:rtl/>
        </w:rPr>
        <w:t>תחת התנאי</w:t>
      </w:r>
      <w:r w:rsidR="00A775CE">
        <w:t>:</w:t>
      </w:r>
    </w:p>
    <w:p w14:paraId="13C28025" w14:textId="77777777" w:rsidR="00A775CE" w:rsidRDefault="00A775CE" w:rsidP="00A775CE">
      <w:r>
        <w:t>if (</w:t>
      </w:r>
      <w:proofErr w:type="spellStart"/>
      <w:r>
        <w:t>worldModel.displayType</w:t>
      </w:r>
      <w:proofErr w:type="spellEnd"/>
      <w:r>
        <w:t xml:space="preserve"> == </w:t>
      </w:r>
      <w:proofErr w:type="spellStart"/>
      <w:r>
        <w:t>DisplayTypeEnum.</w:t>
      </w:r>
      <w:r w:rsidRPr="00145B0C">
        <w:t>LIGHTING_PHONG</w:t>
      </w:r>
      <w:proofErr w:type="spellEnd"/>
      <w:r>
        <w:t>) {</w:t>
      </w:r>
    </w:p>
    <w:p w14:paraId="132CBA23" w14:textId="1495BFBC" w:rsidR="00A775CE" w:rsidRDefault="00145B0C" w:rsidP="001255F0">
      <w:pPr>
        <w:bidi/>
        <w:rPr>
          <w:rtl/>
        </w:rPr>
      </w:pPr>
      <w:r>
        <w:rPr>
          <w:rFonts w:hint="cs"/>
          <w:rtl/>
        </w:rPr>
        <w:lastRenderedPageBreak/>
        <w:t xml:space="preserve">השתמשו במיקום </w:t>
      </w:r>
      <w:r w:rsidR="001255F0">
        <w:rPr>
          <w:rFonts w:hint="cs"/>
          <w:rtl/>
        </w:rPr>
        <w:t>הנקודה</w:t>
      </w:r>
      <w:r>
        <w:rPr>
          <w:rFonts w:hint="cs"/>
          <w:rtl/>
        </w:rPr>
        <w:t xml:space="preserve"> והנורמל </w:t>
      </w:r>
      <w:proofErr w:type="spellStart"/>
      <w:r w:rsidR="001255F0">
        <w:rPr>
          <w:rFonts w:hint="cs"/>
          <w:rtl/>
        </w:rPr>
        <w:t>בקאורדינטות</w:t>
      </w:r>
      <w:proofErr w:type="spellEnd"/>
      <w:r w:rsidR="001255F0">
        <w:rPr>
          <w:rFonts w:hint="cs"/>
          <w:rtl/>
        </w:rPr>
        <w:t xml:space="preserve"> העיין </w:t>
      </w:r>
      <w:r>
        <w:rPr>
          <w:rFonts w:hint="cs"/>
          <w:rtl/>
        </w:rPr>
        <w:t xml:space="preserve">שחישבתם </w:t>
      </w:r>
      <w:r w:rsidR="001255F0">
        <w:rPr>
          <w:rFonts w:hint="cs"/>
          <w:rtl/>
        </w:rPr>
        <w:t xml:space="preserve">בסעיף הקודם </w:t>
      </w:r>
      <w:r w:rsidR="00A775CE">
        <w:rPr>
          <w:rFonts w:hint="cs"/>
          <w:rtl/>
        </w:rPr>
        <w:t>שמועברים בשדות</w:t>
      </w:r>
      <w:r w:rsidR="00A775CE">
        <w:rPr>
          <w:rFonts w:cs="Arial" w:hint="cs"/>
          <w:rtl/>
        </w:rPr>
        <w:t xml:space="preserve">: </w:t>
      </w:r>
      <w:proofErr w:type="spellStart"/>
      <w:r w:rsidR="00A775CE" w:rsidRPr="00A775CE">
        <w:rPr>
          <w:rFonts w:cs="Arial"/>
        </w:rPr>
        <w:t>fragmentData.pointEyeCoordinates</w:t>
      </w:r>
      <w:proofErr w:type="spellEnd"/>
      <w:r w:rsidR="00A775CE">
        <w:rPr>
          <w:rFonts w:cs="Arial" w:hint="cs"/>
          <w:rtl/>
        </w:rPr>
        <w:t xml:space="preserve">, </w:t>
      </w:r>
      <w:proofErr w:type="spellStart"/>
      <w:r w:rsidR="00A775CE" w:rsidRPr="00A775CE">
        <w:rPr>
          <w:rFonts w:cs="Arial"/>
        </w:rPr>
        <w:t>fragmentData.normalEyeCoordinates</w:t>
      </w:r>
      <w:proofErr w:type="spellEnd"/>
      <w:r w:rsidR="00A775CE">
        <w:rPr>
          <w:rFonts w:cs="Arial" w:hint="cs"/>
          <w:rtl/>
        </w:rPr>
        <w:t>.</w:t>
      </w:r>
      <w:r w:rsidR="00A775CE">
        <w:rPr>
          <w:rtl/>
        </w:rPr>
        <w:br/>
      </w:r>
      <w:r>
        <w:rPr>
          <w:rFonts w:hint="cs"/>
          <w:rtl/>
        </w:rPr>
        <w:t xml:space="preserve">כדי לחשב את התאורה של הפיקסל </w:t>
      </w:r>
      <w:r w:rsidR="00A775CE">
        <w:rPr>
          <w:rFonts w:hint="cs"/>
          <w:rtl/>
        </w:rPr>
        <w:t>והחזירו וקטור תלת מימדי שכל איבריו עם רמת האפור שהתקבלה.</w:t>
      </w:r>
    </w:p>
    <w:p w14:paraId="236BC9C6" w14:textId="77777777" w:rsidR="004E5F7A" w:rsidRDefault="004E5F7A" w:rsidP="004E5F7A">
      <w:pPr>
        <w:bidi/>
        <w:rPr>
          <w:rFonts w:asciiTheme="majorHAnsi" w:eastAsiaTheme="majorEastAsia" w:hAnsiTheme="majorHAnsi" w:cstheme="majorBidi"/>
          <w:color w:val="2E74B5" w:themeColor="accent1" w:themeShade="BF"/>
          <w:sz w:val="32"/>
          <w:szCs w:val="32"/>
          <w:rtl/>
        </w:rPr>
      </w:pPr>
    </w:p>
    <w:p w14:paraId="7A61481F" w14:textId="1354B11F" w:rsidR="000B3FE2" w:rsidRDefault="000B3FE2" w:rsidP="000B3FE2">
      <w:pPr>
        <w:pStyle w:val="Heading1"/>
        <w:bidi/>
        <w:rPr>
          <w:rtl/>
        </w:rPr>
      </w:pPr>
      <w:r>
        <w:rPr>
          <w:rFonts w:hint="cs"/>
          <w:rtl/>
        </w:rPr>
        <w:t xml:space="preserve">חלק 10 </w:t>
      </w:r>
      <w:r>
        <w:rPr>
          <w:rtl/>
        </w:rPr>
        <w:t>–</w:t>
      </w:r>
      <w:r>
        <w:rPr>
          <w:rFonts w:hint="cs"/>
          <w:rtl/>
        </w:rPr>
        <w:t xml:space="preserve"> טקסטורה</w:t>
      </w:r>
    </w:p>
    <w:p w14:paraId="6596B5E1" w14:textId="77777777" w:rsidR="00601E34" w:rsidRDefault="00601E34" w:rsidP="000A52EF">
      <w:pPr>
        <w:pStyle w:val="Heading2"/>
        <w:bidi/>
        <w:rPr>
          <w:rtl/>
        </w:rPr>
      </w:pPr>
    </w:p>
    <w:p w14:paraId="789F0C4A" w14:textId="0F65B288" w:rsidR="000A52EF" w:rsidRDefault="000A52EF" w:rsidP="00601E34">
      <w:pPr>
        <w:pStyle w:val="Heading2"/>
        <w:bidi/>
        <w:rPr>
          <w:rtl/>
        </w:rPr>
      </w:pPr>
      <w:r>
        <w:rPr>
          <w:rFonts w:hint="cs"/>
          <w:rtl/>
        </w:rPr>
        <w:t xml:space="preserve">תרגיל 10.1 </w:t>
      </w:r>
      <w:r>
        <w:rPr>
          <w:rtl/>
        </w:rPr>
        <w:t>–</w:t>
      </w:r>
      <w:r>
        <w:rPr>
          <w:rFonts w:hint="cs"/>
          <w:rtl/>
        </w:rPr>
        <w:t xml:space="preserve"> טקסטורה ללא תאורה</w:t>
      </w:r>
      <w:r w:rsidR="002E6F57">
        <w:rPr>
          <w:rFonts w:hint="cs"/>
          <w:rtl/>
        </w:rPr>
        <w:t xml:space="preserve"> (6)</w:t>
      </w:r>
    </w:p>
    <w:p w14:paraId="4F53A124" w14:textId="56A9DF25" w:rsidR="00601E34" w:rsidRPr="00601E34" w:rsidRDefault="00601E34" w:rsidP="002E6F57">
      <w:pPr>
        <w:bidi/>
        <w:rPr>
          <w:b/>
          <w:bCs/>
          <w:rtl/>
        </w:rPr>
      </w:pPr>
      <w:r>
        <w:rPr>
          <w:rFonts w:hint="cs"/>
          <w:rtl/>
        </w:rPr>
        <w:t xml:space="preserve">א. </w:t>
      </w:r>
      <w:r w:rsidRPr="00145B0C">
        <w:rPr>
          <w:rFonts w:hint="cs"/>
          <w:b/>
          <w:bCs/>
          <w:rtl/>
        </w:rPr>
        <w:t xml:space="preserve">אינטרפולציה של </w:t>
      </w:r>
      <w:proofErr w:type="spellStart"/>
      <w:r>
        <w:rPr>
          <w:rFonts w:hint="cs"/>
          <w:b/>
          <w:bCs/>
          <w:rtl/>
        </w:rPr>
        <w:t>קאורדינטות</w:t>
      </w:r>
      <w:proofErr w:type="spellEnd"/>
      <w:r>
        <w:rPr>
          <w:rFonts w:hint="cs"/>
          <w:b/>
          <w:bCs/>
          <w:rtl/>
        </w:rPr>
        <w:t xml:space="preserve"> הטקסטורה לכל פיקסל </w:t>
      </w:r>
      <w:r w:rsidRPr="00601E34">
        <w:rPr>
          <w:rFonts w:cs="Arial"/>
          <w:b/>
          <w:bCs/>
          <w:rtl/>
        </w:rPr>
        <w:t xml:space="preserve">במתודה </w:t>
      </w:r>
      <w:bookmarkStart w:id="8" w:name="_Hlk187748590"/>
      <w:r w:rsidR="00B77367">
        <w:rPr>
          <w:b/>
          <w:bCs/>
        </w:rPr>
        <w:t>rasterization</w:t>
      </w:r>
      <w:bookmarkEnd w:id="8"/>
      <w:r w:rsidR="002E6F57">
        <w:rPr>
          <w:rFonts w:hint="cs"/>
          <w:b/>
          <w:bCs/>
          <w:rtl/>
        </w:rPr>
        <w:t xml:space="preserve"> (2)</w:t>
      </w:r>
      <w:r>
        <w:rPr>
          <w:b/>
          <w:bCs/>
        </w:rPr>
        <w:br/>
      </w:r>
      <w:r>
        <w:rPr>
          <w:rFonts w:cs="Arial"/>
          <w:rtl/>
        </w:rPr>
        <w:t>במתודה</w:t>
      </w:r>
      <w:r>
        <w:t xml:space="preserve"> </w:t>
      </w:r>
      <w:r w:rsidR="00B77367" w:rsidRPr="00B77367">
        <w:t>rasterization</w:t>
      </w:r>
      <w:r>
        <w:t xml:space="preserve"> </w:t>
      </w:r>
      <w:r>
        <w:rPr>
          <w:rFonts w:cs="Arial"/>
          <w:rtl/>
        </w:rPr>
        <w:t>תחת התנאי</w:t>
      </w:r>
      <w:r>
        <w:t>:</w:t>
      </w:r>
    </w:p>
    <w:p w14:paraId="5659D458" w14:textId="37CC11B6" w:rsidR="00601E34" w:rsidRDefault="00601E34" w:rsidP="00601E34">
      <w:r>
        <w:t>if (</w:t>
      </w:r>
      <w:proofErr w:type="spellStart"/>
      <w:r>
        <w:t>worldModel.displayType</w:t>
      </w:r>
      <w:proofErr w:type="spellEnd"/>
      <w:r>
        <w:t xml:space="preserve"> == </w:t>
      </w:r>
      <w:proofErr w:type="spellStart"/>
      <w:r>
        <w:t>DisplayTypeEnum.</w:t>
      </w:r>
      <w:r w:rsidRPr="00601E34">
        <w:rPr>
          <w:b/>
          <w:bCs/>
        </w:rPr>
        <w:t>TEXTURE</w:t>
      </w:r>
      <w:proofErr w:type="spellEnd"/>
      <w:r>
        <w:t>) {</w:t>
      </w:r>
    </w:p>
    <w:p w14:paraId="071227A2" w14:textId="69AFE85F" w:rsidR="00601E34" w:rsidRDefault="00601E34" w:rsidP="00601E34">
      <w:pPr>
        <w:bidi/>
        <w:rPr>
          <w:rtl/>
        </w:rPr>
      </w:pPr>
      <w:r>
        <w:rPr>
          <w:rFonts w:cs="Arial"/>
          <w:rtl/>
        </w:rPr>
        <w:t xml:space="preserve">בצעו אינטרפולציה של </w:t>
      </w:r>
      <w:proofErr w:type="spellStart"/>
      <w:r>
        <w:rPr>
          <w:rFonts w:cs="Arial" w:hint="cs"/>
          <w:rtl/>
        </w:rPr>
        <w:t>קאורדינטות</w:t>
      </w:r>
      <w:proofErr w:type="spellEnd"/>
      <w:r>
        <w:rPr>
          <w:rFonts w:cs="Arial" w:hint="cs"/>
          <w:rtl/>
        </w:rPr>
        <w:t xml:space="preserve"> הטקסטורה של שלושת הקודקודים ועדכנו את השדה: </w:t>
      </w:r>
      <w:proofErr w:type="spellStart"/>
      <w:r w:rsidRPr="00601E34">
        <w:rPr>
          <w:rFonts w:cs="Arial"/>
        </w:rPr>
        <w:t>fragmentData.textureCoordinates</w:t>
      </w:r>
      <w:proofErr w:type="spellEnd"/>
      <w:r>
        <w:rPr>
          <w:rFonts w:cs="Arial"/>
          <w:rtl/>
        </w:rPr>
        <w:t>.</w:t>
      </w:r>
    </w:p>
    <w:p w14:paraId="07BF6CC7" w14:textId="5ABA0C88" w:rsidR="001E0818" w:rsidRDefault="00E91365" w:rsidP="001E0818">
      <w:pPr>
        <w:bidi/>
        <w:rPr>
          <w:rtl/>
        </w:rPr>
      </w:pPr>
      <w:r>
        <w:rPr>
          <w:rFonts w:hint="cs"/>
          <w:rtl/>
        </w:rPr>
        <w:t>ב</w:t>
      </w:r>
      <w:r w:rsidR="00601E34">
        <w:rPr>
          <w:rFonts w:hint="cs"/>
          <w:rtl/>
        </w:rPr>
        <w:t xml:space="preserve">. </w:t>
      </w:r>
      <w:r w:rsidR="001E0818" w:rsidRPr="007E1278">
        <w:rPr>
          <w:rFonts w:hint="cs"/>
          <w:b/>
          <w:bCs/>
          <w:rtl/>
        </w:rPr>
        <w:t xml:space="preserve">חישוב </w:t>
      </w:r>
      <w:r w:rsidR="001E0818">
        <w:rPr>
          <w:rFonts w:hint="cs"/>
          <w:b/>
          <w:bCs/>
          <w:rtl/>
        </w:rPr>
        <w:t>צבע הטקסטורה של הפיקסל</w:t>
      </w:r>
      <w:r w:rsidR="00601E34">
        <w:rPr>
          <w:rFonts w:hint="cs"/>
          <w:b/>
          <w:bCs/>
          <w:rtl/>
        </w:rPr>
        <w:t xml:space="preserve"> ב</w:t>
      </w:r>
      <w:r w:rsidR="00601E34" w:rsidRPr="006B20D9">
        <w:rPr>
          <w:rFonts w:hint="cs"/>
          <w:b/>
          <w:bCs/>
          <w:rtl/>
        </w:rPr>
        <w:t xml:space="preserve">מתודה </w:t>
      </w:r>
      <w:proofErr w:type="spellStart"/>
      <w:r w:rsidR="00601E34" w:rsidRPr="006B20D9">
        <w:rPr>
          <w:b/>
          <w:bCs/>
        </w:rPr>
        <w:t>fragmentProcessing</w:t>
      </w:r>
      <w:proofErr w:type="spellEnd"/>
      <w:r w:rsidR="002E6F57">
        <w:rPr>
          <w:rFonts w:hint="cs"/>
          <w:b/>
          <w:bCs/>
          <w:rtl/>
        </w:rPr>
        <w:t xml:space="preserve"> (4)</w:t>
      </w:r>
      <w:r w:rsidR="00601E34" w:rsidRPr="006B20D9">
        <w:rPr>
          <w:b/>
          <w:bCs/>
          <w:rtl/>
        </w:rPr>
        <w:br/>
      </w:r>
      <w:r w:rsidR="001E0818">
        <w:rPr>
          <w:rFonts w:cs="Arial"/>
          <w:rtl/>
        </w:rPr>
        <w:t>במתודה</w:t>
      </w:r>
      <w:r w:rsidR="001E0818">
        <w:t xml:space="preserve"> </w:t>
      </w:r>
      <w:proofErr w:type="spellStart"/>
      <w:r w:rsidR="001E0818">
        <w:t>fragmentProcessing</w:t>
      </w:r>
      <w:proofErr w:type="spellEnd"/>
      <w:r w:rsidR="001E0818">
        <w:t xml:space="preserve"> </w:t>
      </w:r>
      <w:r w:rsidR="001E0818">
        <w:rPr>
          <w:rFonts w:cs="Arial"/>
          <w:rtl/>
        </w:rPr>
        <w:t>תחת התנאי</w:t>
      </w:r>
      <w:r w:rsidR="001E0818">
        <w:t>:</w:t>
      </w:r>
    </w:p>
    <w:p w14:paraId="55BCC6A3" w14:textId="77777777" w:rsidR="001E0818" w:rsidRDefault="001E0818" w:rsidP="001E0818">
      <w:r>
        <w:t>if (</w:t>
      </w:r>
      <w:proofErr w:type="spellStart"/>
      <w:r>
        <w:t>worldModel.displayType</w:t>
      </w:r>
      <w:proofErr w:type="spellEnd"/>
      <w:r>
        <w:t xml:space="preserve"> == </w:t>
      </w:r>
      <w:proofErr w:type="spellStart"/>
      <w:r>
        <w:t>DisplayTypeEnum.</w:t>
      </w:r>
      <w:r w:rsidRPr="00601E34">
        <w:rPr>
          <w:b/>
          <w:bCs/>
        </w:rPr>
        <w:t>TEXTURE</w:t>
      </w:r>
      <w:proofErr w:type="spellEnd"/>
      <w:r>
        <w:t>) {</w:t>
      </w:r>
    </w:p>
    <w:p w14:paraId="76540326" w14:textId="3CAB883C" w:rsidR="006161EC" w:rsidRDefault="001E0818" w:rsidP="001E0818">
      <w:pPr>
        <w:bidi/>
        <w:rPr>
          <w:rtl/>
        </w:rPr>
      </w:pPr>
      <w:proofErr w:type="spellStart"/>
      <w:r>
        <w:rPr>
          <w:rFonts w:hint="cs"/>
          <w:rtl/>
        </w:rPr>
        <w:t>מיצאו</w:t>
      </w:r>
      <w:proofErr w:type="spellEnd"/>
      <w:r>
        <w:rPr>
          <w:rFonts w:hint="cs"/>
          <w:rtl/>
        </w:rPr>
        <w:t xml:space="preserve"> את הצבע של הטקסטורה </w:t>
      </w:r>
      <w:proofErr w:type="spellStart"/>
      <w:r>
        <w:rPr>
          <w:rFonts w:hint="cs"/>
          <w:rtl/>
        </w:rPr>
        <w:t>בקאורדינטה</w:t>
      </w:r>
      <w:proofErr w:type="spellEnd"/>
      <w:r>
        <w:rPr>
          <w:rFonts w:hint="cs"/>
          <w:rtl/>
        </w:rPr>
        <w:t xml:space="preserve"> </w:t>
      </w:r>
      <w:proofErr w:type="spellStart"/>
      <w:r w:rsidRPr="00601E34">
        <w:rPr>
          <w:rFonts w:cs="Arial"/>
        </w:rPr>
        <w:t>fragmentData.textureCoordinates</w:t>
      </w:r>
      <w:proofErr w:type="spellEnd"/>
      <w:r>
        <w:rPr>
          <w:rFonts w:cs="Arial" w:hint="cs"/>
          <w:rtl/>
        </w:rPr>
        <w:t xml:space="preserve"> והחזירו צבע זה.</w:t>
      </w:r>
      <w:r>
        <w:rPr>
          <w:rFonts w:cs="Arial"/>
          <w:rtl/>
        </w:rPr>
        <w:br/>
      </w:r>
      <w:r w:rsidR="006161EC">
        <w:rPr>
          <w:rFonts w:hint="cs"/>
          <w:rtl/>
        </w:rPr>
        <w:t xml:space="preserve">שימו לב </w:t>
      </w:r>
      <w:proofErr w:type="spellStart"/>
      <w:r w:rsidR="006161EC">
        <w:rPr>
          <w:rFonts w:hint="cs"/>
          <w:rtl/>
        </w:rPr>
        <w:t>שהקאורדינטות</w:t>
      </w:r>
      <w:proofErr w:type="spellEnd"/>
      <w:r w:rsidR="006161EC">
        <w:rPr>
          <w:rFonts w:hint="cs"/>
          <w:rtl/>
        </w:rPr>
        <w:t xml:space="preserve"> של טקסטורה הן </w:t>
      </w:r>
      <w:r w:rsidR="00C24336">
        <w:rPr>
          <w:rFonts w:hint="cs"/>
          <w:rtl/>
        </w:rPr>
        <w:t xml:space="preserve">בין 0 ל-1. כדי להשתמש בהן כדי לגשת לפיקסל בתמונת הטקסטורה תצטרכו להכפיל את </w:t>
      </w:r>
      <w:proofErr w:type="spellStart"/>
      <w:r w:rsidR="00C24336">
        <w:rPr>
          <w:rFonts w:hint="cs"/>
          <w:rtl/>
        </w:rPr>
        <w:t>הקאורדינטות</w:t>
      </w:r>
      <w:proofErr w:type="spellEnd"/>
      <w:r w:rsidR="00C24336">
        <w:rPr>
          <w:rFonts w:hint="cs"/>
          <w:rtl/>
        </w:rPr>
        <w:t xml:space="preserve"> ברוחב וגובה תמונת הטקסטורה פחות אחד (כי האינדקס מתחיל באפס).</w:t>
      </w:r>
      <w:r w:rsidR="00C24336">
        <w:rPr>
          <w:rtl/>
        </w:rPr>
        <w:br/>
      </w:r>
      <w:r w:rsidR="00C24336">
        <w:rPr>
          <w:rFonts w:hint="cs"/>
          <w:rtl/>
        </w:rPr>
        <w:t xml:space="preserve">תמונת הטקסטורה מאוחסנת בשדה </w:t>
      </w:r>
      <w:proofErr w:type="spellStart"/>
      <w:r w:rsidR="00C24336" w:rsidRPr="006161EC">
        <w:t>textureImageIntBufferWrapper</w:t>
      </w:r>
      <w:proofErr w:type="spellEnd"/>
      <w:r w:rsidR="00C24336">
        <w:rPr>
          <w:rFonts w:hint="cs"/>
          <w:rtl/>
        </w:rPr>
        <w:t xml:space="preserve">. את רוחב הטקסטורה וגובה הטקסטורה אפשר לקבל ע"י השדות: </w:t>
      </w:r>
      <w:proofErr w:type="spellStart"/>
      <w:r w:rsidR="00C24336" w:rsidRPr="00C24336">
        <w:t>getImageWidth</w:t>
      </w:r>
      <w:proofErr w:type="spellEnd"/>
      <w:r w:rsidR="00C24336">
        <w:rPr>
          <w:rFonts w:cs="Arial"/>
        </w:rPr>
        <w:t>()</w:t>
      </w:r>
      <w:r w:rsidR="00C24336">
        <w:rPr>
          <w:rFonts w:cs="Arial" w:hint="cs"/>
          <w:rtl/>
        </w:rPr>
        <w:t>, ו-</w:t>
      </w:r>
      <w:proofErr w:type="spellStart"/>
      <w:r w:rsidR="00C24336" w:rsidRPr="00C24336">
        <w:rPr>
          <w:rFonts w:cs="Arial"/>
        </w:rPr>
        <w:t>getImageHeight</w:t>
      </w:r>
      <w:proofErr w:type="spellEnd"/>
      <w:r w:rsidR="00C24336">
        <w:rPr>
          <w:rFonts w:cs="Arial"/>
        </w:rPr>
        <w:t>()</w:t>
      </w:r>
      <w:r w:rsidR="00C24336">
        <w:rPr>
          <w:rFonts w:cs="Arial" w:hint="cs"/>
          <w:rtl/>
        </w:rPr>
        <w:t xml:space="preserve">. פיקסל בתמונת הטקסטורה אפשר לקבל ע"י המתודה </w:t>
      </w:r>
      <w:proofErr w:type="spellStart"/>
      <w:r w:rsidR="00C24336" w:rsidRPr="00C24336">
        <w:rPr>
          <w:rFonts w:cs="Arial"/>
        </w:rPr>
        <w:t>getPixel</w:t>
      </w:r>
      <w:proofErr w:type="spellEnd"/>
      <w:r w:rsidR="00C24336">
        <w:rPr>
          <w:rFonts w:cs="Arial" w:hint="cs"/>
          <w:rtl/>
        </w:rPr>
        <w:t>.</w:t>
      </w:r>
      <w:r w:rsidR="00C24336">
        <w:rPr>
          <w:rFonts w:cs="Arial"/>
          <w:rtl/>
        </w:rPr>
        <w:br/>
      </w:r>
      <w:r w:rsidR="00C24336">
        <w:rPr>
          <w:rFonts w:cs="Arial" w:hint="cs"/>
          <w:rtl/>
        </w:rPr>
        <w:t>שימו לב שהאינטרפולצ</w:t>
      </w:r>
      <w:r w:rsidR="000010A4">
        <w:rPr>
          <w:rFonts w:cs="Arial" w:hint="cs"/>
          <w:rtl/>
        </w:rPr>
        <w:t xml:space="preserve">יה של </w:t>
      </w:r>
      <w:proofErr w:type="spellStart"/>
      <w:r w:rsidR="000010A4">
        <w:rPr>
          <w:rFonts w:cs="Arial" w:hint="cs"/>
          <w:rtl/>
        </w:rPr>
        <w:t>הקאורדינטות</w:t>
      </w:r>
      <w:proofErr w:type="spellEnd"/>
      <w:r w:rsidR="000010A4">
        <w:rPr>
          <w:rFonts w:cs="Arial" w:hint="cs"/>
          <w:rtl/>
        </w:rPr>
        <w:t xml:space="preserve"> מחזירה מיקום </w:t>
      </w:r>
      <w:proofErr w:type="spellStart"/>
      <w:r w:rsidR="000010A4">
        <w:rPr>
          <w:rFonts w:cs="Arial" w:hint="cs"/>
          <w:rtl/>
        </w:rPr>
        <w:t>מדוייק</w:t>
      </w:r>
      <w:proofErr w:type="spellEnd"/>
      <w:r w:rsidR="000010A4">
        <w:rPr>
          <w:rFonts w:cs="Arial" w:hint="cs"/>
          <w:rtl/>
        </w:rPr>
        <w:t xml:space="preserve"> ב-</w:t>
      </w:r>
      <w:r w:rsidR="000010A4">
        <w:rPr>
          <w:rFonts w:cs="Arial"/>
        </w:rPr>
        <w:t>float</w:t>
      </w:r>
      <w:r w:rsidR="000010A4">
        <w:rPr>
          <w:rFonts w:cs="Arial" w:hint="cs"/>
          <w:rtl/>
        </w:rPr>
        <w:t xml:space="preserve">. הדרך הקלה ביותר היא לעגל ולגשת לפיקסל הקרוב, וכך תעשו, אך ניתן גם לעשות אינטרפולציה ולקבל פיקסל יותר </w:t>
      </w:r>
      <w:r w:rsidR="00AD3302">
        <w:rPr>
          <w:rFonts w:cs="Arial" w:hint="cs"/>
          <w:rtl/>
        </w:rPr>
        <w:t>מדויק</w:t>
      </w:r>
      <w:r w:rsidR="000010A4">
        <w:rPr>
          <w:rFonts w:cs="Arial" w:hint="cs"/>
          <w:rtl/>
        </w:rPr>
        <w:t>.</w:t>
      </w:r>
    </w:p>
    <w:p w14:paraId="60242E98" w14:textId="77777777" w:rsidR="000A52EF" w:rsidRDefault="000A52EF" w:rsidP="000A52EF"/>
    <w:p w14:paraId="671C5662" w14:textId="037EA77D" w:rsidR="000A52EF" w:rsidRDefault="000A52EF" w:rsidP="00EE79E9">
      <w:pPr>
        <w:pStyle w:val="Heading2"/>
        <w:bidi/>
        <w:rPr>
          <w:rtl/>
        </w:rPr>
      </w:pPr>
      <w:r>
        <w:rPr>
          <w:rFonts w:hint="cs"/>
          <w:rtl/>
        </w:rPr>
        <w:t xml:space="preserve">תרגיל 10.2 </w:t>
      </w:r>
      <w:r>
        <w:rPr>
          <w:rtl/>
        </w:rPr>
        <w:t>–</w:t>
      </w:r>
      <w:r>
        <w:rPr>
          <w:rFonts w:hint="cs"/>
          <w:rtl/>
        </w:rPr>
        <w:t xml:space="preserve"> טקסטורה עם תאורה </w:t>
      </w:r>
      <w:r>
        <w:rPr>
          <w:rFonts w:hint="cs"/>
        </w:rPr>
        <w:t>P</w:t>
      </w:r>
      <w:r>
        <w:t>hong Shading</w:t>
      </w:r>
      <w:r w:rsidR="00EE79E9">
        <w:rPr>
          <w:rFonts w:hint="cs"/>
          <w:rtl/>
        </w:rPr>
        <w:t xml:space="preserve"> (15)</w:t>
      </w:r>
    </w:p>
    <w:p w14:paraId="4097C6F6" w14:textId="7F2E67F2" w:rsidR="00A31E69" w:rsidRDefault="000010A4" w:rsidP="00AC32DC">
      <w:pPr>
        <w:bidi/>
        <w:rPr>
          <w:rtl/>
        </w:rPr>
      </w:pPr>
      <w:r>
        <w:rPr>
          <w:rFonts w:hint="cs"/>
          <w:rtl/>
        </w:rPr>
        <w:t xml:space="preserve">חשבו את הצבע של </w:t>
      </w:r>
      <w:r w:rsidR="00A31E69">
        <w:rPr>
          <w:rFonts w:hint="cs"/>
          <w:rtl/>
        </w:rPr>
        <w:t xml:space="preserve">הטקסטורה בפיקסל כפי שעשיתם בתרגיל הקודם (10.1). </w:t>
      </w:r>
      <w:r w:rsidR="00A31E69">
        <w:rPr>
          <w:rtl/>
        </w:rPr>
        <w:br/>
      </w:r>
      <w:r w:rsidR="00A31E69">
        <w:rPr>
          <w:rFonts w:hint="cs"/>
          <w:rtl/>
        </w:rPr>
        <w:t xml:space="preserve">חשבו את </w:t>
      </w:r>
      <w:r w:rsidR="001E0818">
        <w:rPr>
          <w:rFonts w:hint="cs"/>
          <w:rtl/>
        </w:rPr>
        <w:t>ה</w:t>
      </w:r>
      <w:r w:rsidR="00A31E69">
        <w:rPr>
          <w:rFonts w:hint="cs"/>
          <w:rtl/>
        </w:rPr>
        <w:t>תאור</w:t>
      </w:r>
      <w:r w:rsidR="001E0818">
        <w:rPr>
          <w:rFonts w:hint="cs"/>
          <w:rtl/>
        </w:rPr>
        <w:t>ה</w:t>
      </w:r>
      <w:r w:rsidR="00A31E69">
        <w:rPr>
          <w:rFonts w:hint="cs"/>
          <w:rtl/>
        </w:rPr>
        <w:t xml:space="preserve"> </w:t>
      </w:r>
      <w:r w:rsidR="001E0818">
        <w:rPr>
          <w:rFonts w:hint="cs"/>
          <w:rtl/>
        </w:rPr>
        <w:t xml:space="preserve">בפיקסל לפי שיטת </w:t>
      </w:r>
      <w:r w:rsidR="00A31E69" w:rsidRPr="00A31E69">
        <w:rPr>
          <w:rFonts w:hint="cs"/>
        </w:rPr>
        <w:t xml:space="preserve"> </w:t>
      </w:r>
      <w:r w:rsidR="00A31E69">
        <w:rPr>
          <w:rFonts w:hint="cs"/>
        </w:rPr>
        <w:t>P</w:t>
      </w:r>
      <w:r w:rsidR="00A31E69">
        <w:t>hong Shading</w:t>
      </w:r>
      <w:r w:rsidR="00A31E69">
        <w:rPr>
          <w:rFonts w:hint="cs"/>
          <w:rtl/>
        </w:rPr>
        <w:t>כפי שעשיתם בתרגיל 9.3.</w:t>
      </w:r>
      <w:r w:rsidR="00A31E69">
        <w:rPr>
          <w:rtl/>
        </w:rPr>
        <w:br/>
      </w:r>
      <w:r w:rsidR="00AC32DC">
        <w:rPr>
          <w:rFonts w:hint="cs"/>
          <w:rtl/>
        </w:rPr>
        <w:t xml:space="preserve">למען הפשטות החזירו מהמתודה </w:t>
      </w:r>
      <w:proofErr w:type="spellStart"/>
      <w:r w:rsidR="00AC32DC">
        <w:t>fragment</w:t>
      </w:r>
      <w:r w:rsidR="007D5C52">
        <w:t>Processing</w:t>
      </w:r>
      <w:proofErr w:type="spellEnd"/>
      <w:r w:rsidR="00A31E69">
        <w:rPr>
          <w:rFonts w:hint="cs"/>
          <w:rtl/>
        </w:rPr>
        <w:t xml:space="preserve"> את </w:t>
      </w:r>
      <w:r w:rsidR="00AC32DC">
        <w:rPr>
          <w:rFonts w:hint="cs"/>
          <w:rtl/>
        </w:rPr>
        <w:t>ה</w:t>
      </w:r>
      <w:r w:rsidR="00A31E69">
        <w:rPr>
          <w:rFonts w:hint="cs"/>
          <w:rtl/>
        </w:rPr>
        <w:t>מכפלה בין צבע הטקסטורה שחישבתם לרמת האפור של התאורה שחישבתם.</w:t>
      </w:r>
    </w:p>
    <w:sectPr w:rsidR="00A31E6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13F51"/>
    <w:multiLevelType w:val="hybridMultilevel"/>
    <w:tmpl w:val="B01E229E"/>
    <w:lvl w:ilvl="0" w:tplc="A18262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72FD3"/>
    <w:multiLevelType w:val="hybridMultilevel"/>
    <w:tmpl w:val="B0960DD6"/>
    <w:lvl w:ilvl="0" w:tplc="145666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2E16F1"/>
    <w:multiLevelType w:val="hybridMultilevel"/>
    <w:tmpl w:val="97D67B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D225DF"/>
    <w:multiLevelType w:val="hybridMultilevel"/>
    <w:tmpl w:val="2A1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D5483"/>
    <w:multiLevelType w:val="hybridMultilevel"/>
    <w:tmpl w:val="E780D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7A714D"/>
    <w:multiLevelType w:val="hybridMultilevel"/>
    <w:tmpl w:val="E0744C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612112">
    <w:abstractNumId w:val="1"/>
  </w:num>
  <w:num w:numId="2" w16cid:durableId="1369259992">
    <w:abstractNumId w:val="4"/>
  </w:num>
  <w:num w:numId="3" w16cid:durableId="1834102766">
    <w:abstractNumId w:val="3"/>
  </w:num>
  <w:num w:numId="4" w16cid:durableId="1784688767">
    <w:abstractNumId w:val="0"/>
  </w:num>
  <w:num w:numId="5" w16cid:durableId="1892882193">
    <w:abstractNumId w:val="2"/>
  </w:num>
  <w:num w:numId="6" w16cid:durableId="12507749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אלעד גולדנברג">
    <w15:presenceInfo w15:providerId="AD" w15:userId="S::Elad.Goldenberg@e.braude.ac.il::f89337ee-6d3a-41ea-bc68-212a021822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352"/>
    <w:rsid w:val="000010A4"/>
    <w:rsid w:val="0003049F"/>
    <w:rsid w:val="000415FC"/>
    <w:rsid w:val="000422F3"/>
    <w:rsid w:val="000440CC"/>
    <w:rsid w:val="0005544F"/>
    <w:rsid w:val="000578A3"/>
    <w:rsid w:val="0006286A"/>
    <w:rsid w:val="0006559E"/>
    <w:rsid w:val="000677C0"/>
    <w:rsid w:val="00097900"/>
    <w:rsid w:val="000A52EF"/>
    <w:rsid w:val="000B3FE2"/>
    <w:rsid w:val="000B4922"/>
    <w:rsid w:val="000D28C4"/>
    <w:rsid w:val="000E588D"/>
    <w:rsid w:val="0011117C"/>
    <w:rsid w:val="001255F0"/>
    <w:rsid w:val="00145B0C"/>
    <w:rsid w:val="0014718F"/>
    <w:rsid w:val="00152B27"/>
    <w:rsid w:val="00152EC2"/>
    <w:rsid w:val="0016070C"/>
    <w:rsid w:val="0016197B"/>
    <w:rsid w:val="00165927"/>
    <w:rsid w:val="001670BF"/>
    <w:rsid w:val="0019068F"/>
    <w:rsid w:val="00194800"/>
    <w:rsid w:val="00195E5C"/>
    <w:rsid w:val="001B3B24"/>
    <w:rsid w:val="001C486F"/>
    <w:rsid w:val="001D052A"/>
    <w:rsid w:val="001E0818"/>
    <w:rsid w:val="001E3F56"/>
    <w:rsid w:val="001F4B86"/>
    <w:rsid w:val="00207630"/>
    <w:rsid w:val="0021429B"/>
    <w:rsid w:val="00214C27"/>
    <w:rsid w:val="00216270"/>
    <w:rsid w:val="002245C0"/>
    <w:rsid w:val="00224BA4"/>
    <w:rsid w:val="00243792"/>
    <w:rsid w:val="00246700"/>
    <w:rsid w:val="00250B89"/>
    <w:rsid w:val="00252630"/>
    <w:rsid w:val="0025419A"/>
    <w:rsid w:val="002B4AF6"/>
    <w:rsid w:val="002B7042"/>
    <w:rsid w:val="002C02C4"/>
    <w:rsid w:val="002E52D5"/>
    <w:rsid w:val="002E6F57"/>
    <w:rsid w:val="002F6FAA"/>
    <w:rsid w:val="003007D8"/>
    <w:rsid w:val="00301DBC"/>
    <w:rsid w:val="003154D4"/>
    <w:rsid w:val="0032177A"/>
    <w:rsid w:val="00327427"/>
    <w:rsid w:val="0033746E"/>
    <w:rsid w:val="00350061"/>
    <w:rsid w:val="00375263"/>
    <w:rsid w:val="00377F1F"/>
    <w:rsid w:val="00394F57"/>
    <w:rsid w:val="003969B0"/>
    <w:rsid w:val="003A207F"/>
    <w:rsid w:val="003A7B04"/>
    <w:rsid w:val="003B26F5"/>
    <w:rsid w:val="003B6893"/>
    <w:rsid w:val="003D7041"/>
    <w:rsid w:val="003E2E90"/>
    <w:rsid w:val="003E302B"/>
    <w:rsid w:val="003F4648"/>
    <w:rsid w:val="004028E9"/>
    <w:rsid w:val="00410DD3"/>
    <w:rsid w:val="0042428E"/>
    <w:rsid w:val="0043305E"/>
    <w:rsid w:val="00490F3A"/>
    <w:rsid w:val="004A2E2A"/>
    <w:rsid w:val="004B0D5B"/>
    <w:rsid w:val="004B379D"/>
    <w:rsid w:val="004B7773"/>
    <w:rsid w:val="004D21CC"/>
    <w:rsid w:val="004E5F7A"/>
    <w:rsid w:val="004F0A0C"/>
    <w:rsid w:val="00531EF9"/>
    <w:rsid w:val="0055700A"/>
    <w:rsid w:val="00566B46"/>
    <w:rsid w:val="0056732A"/>
    <w:rsid w:val="0057036F"/>
    <w:rsid w:val="0057650E"/>
    <w:rsid w:val="005770F3"/>
    <w:rsid w:val="0058721D"/>
    <w:rsid w:val="00587534"/>
    <w:rsid w:val="00595A80"/>
    <w:rsid w:val="005B1996"/>
    <w:rsid w:val="005B3027"/>
    <w:rsid w:val="005B3A30"/>
    <w:rsid w:val="005C2508"/>
    <w:rsid w:val="005D0FC6"/>
    <w:rsid w:val="005D5BBA"/>
    <w:rsid w:val="005F60FC"/>
    <w:rsid w:val="00600F0F"/>
    <w:rsid w:val="00601E34"/>
    <w:rsid w:val="00614983"/>
    <w:rsid w:val="006161EC"/>
    <w:rsid w:val="006269ED"/>
    <w:rsid w:val="00635940"/>
    <w:rsid w:val="00641E1A"/>
    <w:rsid w:val="00644048"/>
    <w:rsid w:val="006550DC"/>
    <w:rsid w:val="006613B1"/>
    <w:rsid w:val="00676125"/>
    <w:rsid w:val="006866DD"/>
    <w:rsid w:val="006A28FF"/>
    <w:rsid w:val="006B20D9"/>
    <w:rsid w:val="006E2C14"/>
    <w:rsid w:val="006E7ACB"/>
    <w:rsid w:val="006F0F38"/>
    <w:rsid w:val="006F3E16"/>
    <w:rsid w:val="006F5CBA"/>
    <w:rsid w:val="00701B11"/>
    <w:rsid w:val="00702902"/>
    <w:rsid w:val="00743D7A"/>
    <w:rsid w:val="007467B8"/>
    <w:rsid w:val="0076522E"/>
    <w:rsid w:val="00770376"/>
    <w:rsid w:val="0077147A"/>
    <w:rsid w:val="00774DF6"/>
    <w:rsid w:val="007827BA"/>
    <w:rsid w:val="007857B4"/>
    <w:rsid w:val="007C7E02"/>
    <w:rsid w:val="007D159D"/>
    <w:rsid w:val="007D51F9"/>
    <w:rsid w:val="007D5C52"/>
    <w:rsid w:val="007E1278"/>
    <w:rsid w:val="00807DBA"/>
    <w:rsid w:val="0081717D"/>
    <w:rsid w:val="00821A08"/>
    <w:rsid w:val="00840FAC"/>
    <w:rsid w:val="00844F88"/>
    <w:rsid w:val="00845364"/>
    <w:rsid w:val="00845A89"/>
    <w:rsid w:val="008609A2"/>
    <w:rsid w:val="008611FC"/>
    <w:rsid w:val="008876A6"/>
    <w:rsid w:val="0089708B"/>
    <w:rsid w:val="008A128A"/>
    <w:rsid w:val="008C73D2"/>
    <w:rsid w:val="008D4473"/>
    <w:rsid w:val="008E705F"/>
    <w:rsid w:val="0091561C"/>
    <w:rsid w:val="009617B4"/>
    <w:rsid w:val="00967296"/>
    <w:rsid w:val="0097332F"/>
    <w:rsid w:val="009A08C6"/>
    <w:rsid w:val="009A6E3C"/>
    <w:rsid w:val="009B021B"/>
    <w:rsid w:val="009D0391"/>
    <w:rsid w:val="009E17DE"/>
    <w:rsid w:val="009E1A1C"/>
    <w:rsid w:val="00A16873"/>
    <w:rsid w:val="00A17B1A"/>
    <w:rsid w:val="00A27237"/>
    <w:rsid w:val="00A27748"/>
    <w:rsid w:val="00A31E69"/>
    <w:rsid w:val="00A535FF"/>
    <w:rsid w:val="00A65D70"/>
    <w:rsid w:val="00A7558F"/>
    <w:rsid w:val="00A775CE"/>
    <w:rsid w:val="00A77799"/>
    <w:rsid w:val="00A92445"/>
    <w:rsid w:val="00AB3B13"/>
    <w:rsid w:val="00AC32DC"/>
    <w:rsid w:val="00AD1D5D"/>
    <w:rsid w:val="00AD3302"/>
    <w:rsid w:val="00AD424C"/>
    <w:rsid w:val="00AD5E18"/>
    <w:rsid w:val="00AF4451"/>
    <w:rsid w:val="00B12623"/>
    <w:rsid w:val="00B20678"/>
    <w:rsid w:val="00B220C2"/>
    <w:rsid w:val="00B44A9B"/>
    <w:rsid w:val="00B5710E"/>
    <w:rsid w:val="00B5728B"/>
    <w:rsid w:val="00B62825"/>
    <w:rsid w:val="00B77367"/>
    <w:rsid w:val="00B800D9"/>
    <w:rsid w:val="00B82DA6"/>
    <w:rsid w:val="00B87897"/>
    <w:rsid w:val="00BA739F"/>
    <w:rsid w:val="00BB557A"/>
    <w:rsid w:val="00BC6FB0"/>
    <w:rsid w:val="00BD351D"/>
    <w:rsid w:val="00BE0540"/>
    <w:rsid w:val="00BE28D0"/>
    <w:rsid w:val="00BF0016"/>
    <w:rsid w:val="00C2192F"/>
    <w:rsid w:val="00C24336"/>
    <w:rsid w:val="00C24A1D"/>
    <w:rsid w:val="00C42417"/>
    <w:rsid w:val="00C45E18"/>
    <w:rsid w:val="00C626CB"/>
    <w:rsid w:val="00C67AE3"/>
    <w:rsid w:val="00C71BE5"/>
    <w:rsid w:val="00C8641A"/>
    <w:rsid w:val="00C97352"/>
    <w:rsid w:val="00CA0FA8"/>
    <w:rsid w:val="00CA129D"/>
    <w:rsid w:val="00CB5284"/>
    <w:rsid w:val="00CB6606"/>
    <w:rsid w:val="00CF6CB5"/>
    <w:rsid w:val="00D000D1"/>
    <w:rsid w:val="00D142FB"/>
    <w:rsid w:val="00D14DC2"/>
    <w:rsid w:val="00D30625"/>
    <w:rsid w:val="00D31D13"/>
    <w:rsid w:val="00D44A5C"/>
    <w:rsid w:val="00D47CF1"/>
    <w:rsid w:val="00D56044"/>
    <w:rsid w:val="00D81A0D"/>
    <w:rsid w:val="00D8369D"/>
    <w:rsid w:val="00D96B9B"/>
    <w:rsid w:val="00D9703C"/>
    <w:rsid w:val="00DC1286"/>
    <w:rsid w:val="00DC3F26"/>
    <w:rsid w:val="00DD5705"/>
    <w:rsid w:val="00DE1460"/>
    <w:rsid w:val="00DF527B"/>
    <w:rsid w:val="00E043D1"/>
    <w:rsid w:val="00E10452"/>
    <w:rsid w:val="00E1277E"/>
    <w:rsid w:val="00E21145"/>
    <w:rsid w:val="00E24ED7"/>
    <w:rsid w:val="00E2772A"/>
    <w:rsid w:val="00E56730"/>
    <w:rsid w:val="00E613D5"/>
    <w:rsid w:val="00E630C9"/>
    <w:rsid w:val="00E710F3"/>
    <w:rsid w:val="00E81201"/>
    <w:rsid w:val="00E91365"/>
    <w:rsid w:val="00E964E4"/>
    <w:rsid w:val="00EB3B31"/>
    <w:rsid w:val="00EC3CAC"/>
    <w:rsid w:val="00ED035C"/>
    <w:rsid w:val="00ED426D"/>
    <w:rsid w:val="00EE79E9"/>
    <w:rsid w:val="00EF2A42"/>
    <w:rsid w:val="00F2034E"/>
    <w:rsid w:val="00F206F0"/>
    <w:rsid w:val="00F21559"/>
    <w:rsid w:val="00F218F3"/>
    <w:rsid w:val="00F349DE"/>
    <w:rsid w:val="00F36D50"/>
    <w:rsid w:val="00F56C3B"/>
    <w:rsid w:val="00F628B4"/>
    <w:rsid w:val="00F6400A"/>
    <w:rsid w:val="00F64899"/>
    <w:rsid w:val="00F748C5"/>
    <w:rsid w:val="00F849DF"/>
    <w:rsid w:val="00F8511A"/>
    <w:rsid w:val="00F97E33"/>
    <w:rsid w:val="00FF35DC"/>
    <w:rsid w:val="00FF3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3DC69"/>
  <w15:chartTrackingRefBased/>
  <w15:docId w15:val="{6322CCCB-C0D3-4ED1-B8AE-8EDCD19D4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C0"/>
  </w:style>
  <w:style w:type="paragraph" w:styleId="Heading1">
    <w:name w:val="heading 1"/>
    <w:basedOn w:val="Normal"/>
    <w:next w:val="Normal"/>
    <w:link w:val="Heading1Char"/>
    <w:uiPriority w:val="9"/>
    <w:qFormat/>
    <w:rsid w:val="000D28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28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8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28C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20678"/>
    <w:pPr>
      <w:ind w:left="720"/>
      <w:contextualSpacing/>
    </w:pPr>
  </w:style>
  <w:style w:type="paragraph" w:styleId="NormalWeb">
    <w:name w:val="Normal (Web)"/>
    <w:basedOn w:val="Normal"/>
    <w:uiPriority w:val="99"/>
    <w:semiHidden/>
    <w:unhideWhenUsed/>
    <w:rsid w:val="00701B11"/>
    <w:rPr>
      <w:rFonts w:ascii="Times New Roman" w:hAnsi="Times New Roman" w:cs="Times New Roman"/>
      <w:sz w:val="24"/>
      <w:szCs w:val="24"/>
    </w:rPr>
  </w:style>
  <w:style w:type="paragraph" w:styleId="Revision">
    <w:name w:val="Revision"/>
    <w:hidden/>
    <w:uiPriority w:val="99"/>
    <w:semiHidden/>
    <w:rsid w:val="005D0F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4430">
      <w:bodyDiv w:val="1"/>
      <w:marLeft w:val="0"/>
      <w:marRight w:val="0"/>
      <w:marTop w:val="0"/>
      <w:marBottom w:val="0"/>
      <w:divBdr>
        <w:top w:val="none" w:sz="0" w:space="0" w:color="auto"/>
        <w:left w:val="none" w:sz="0" w:space="0" w:color="auto"/>
        <w:bottom w:val="none" w:sz="0" w:space="0" w:color="auto"/>
        <w:right w:val="none" w:sz="0" w:space="0" w:color="auto"/>
      </w:divBdr>
      <w:divsChild>
        <w:div w:id="1670450567">
          <w:marLeft w:val="0"/>
          <w:marRight w:val="0"/>
          <w:marTop w:val="0"/>
          <w:marBottom w:val="0"/>
          <w:divBdr>
            <w:top w:val="none" w:sz="0" w:space="0" w:color="auto"/>
            <w:left w:val="none" w:sz="0" w:space="0" w:color="auto"/>
            <w:bottom w:val="none" w:sz="0" w:space="0" w:color="auto"/>
            <w:right w:val="none" w:sz="0" w:space="0" w:color="auto"/>
          </w:divBdr>
          <w:divsChild>
            <w:div w:id="899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501">
      <w:bodyDiv w:val="1"/>
      <w:marLeft w:val="0"/>
      <w:marRight w:val="0"/>
      <w:marTop w:val="0"/>
      <w:marBottom w:val="0"/>
      <w:divBdr>
        <w:top w:val="none" w:sz="0" w:space="0" w:color="auto"/>
        <w:left w:val="none" w:sz="0" w:space="0" w:color="auto"/>
        <w:bottom w:val="none" w:sz="0" w:space="0" w:color="auto"/>
        <w:right w:val="none" w:sz="0" w:space="0" w:color="auto"/>
      </w:divBdr>
      <w:divsChild>
        <w:div w:id="1618102928">
          <w:marLeft w:val="0"/>
          <w:marRight w:val="0"/>
          <w:marTop w:val="0"/>
          <w:marBottom w:val="0"/>
          <w:divBdr>
            <w:top w:val="none" w:sz="0" w:space="0" w:color="auto"/>
            <w:left w:val="none" w:sz="0" w:space="0" w:color="auto"/>
            <w:bottom w:val="none" w:sz="0" w:space="0" w:color="auto"/>
            <w:right w:val="none" w:sz="0" w:space="0" w:color="auto"/>
          </w:divBdr>
          <w:divsChild>
            <w:div w:id="13973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9558">
      <w:bodyDiv w:val="1"/>
      <w:marLeft w:val="0"/>
      <w:marRight w:val="0"/>
      <w:marTop w:val="0"/>
      <w:marBottom w:val="0"/>
      <w:divBdr>
        <w:top w:val="none" w:sz="0" w:space="0" w:color="auto"/>
        <w:left w:val="none" w:sz="0" w:space="0" w:color="auto"/>
        <w:bottom w:val="none" w:sz="0" w:space="0" w:color="auto"/>
        <w:right w:val="none" w:sz="0" w:space="0" w:color="auto"/>
      </w:divBdr>
      <w:divsChild>
        <w:div w:id="955912774">
          <w:marLeft w:val="0"/>
          <w:marRight w:val="0"/>
          <w:marTop w:val="0"/>
          <w:marBottom w:val="0"/>
          <w:divBdr>
            <w:top w:val="none" w:sz="0" w:space="0" w:color="auto"/>
            <w:left w:val="none" w:sz="0" w:space="0" w:color="auto"/>
            <w:bottom w:val="none" w:sz="0" w:space="0" w:color="auto"/>
            <w:right w:val="none" w:sz="0" w:space="0" w:color="auto"/>
          </w:divBdr>
          <w:divsChild>
            <w:div w:id="1108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5039">
      <w:bodyDiv w:val="1"/>
      <w:marLeft w:val="0"/>
      <w:marRight w:val="0"/>
      <w:marTop w:val="0"/>
      <w:marBottom w:val="0"/>
      <w:divBdr>
        <w:top w:val="none" w:sz="0" w:space="0" w:color="auto"/>
        <w:left w:val="none" w:sz="0" w:space="0" w:color="auto"/>
        <w:bottom w:val="none" w:sz="0" w:space="0" w:color="auto"/>
        <w:right w:val="none" w:sz="0" w:space="0" w:color="auto"/>
      </w:divBdr>
      <w:divsChild>
        <w:div w:id="257829694">
          <w:marLeft w:val="0"/>
          <w:marRight w:val="0"/>
          <w:marTop w:val="0"/>
          <w:marBottom w:val="0"/>
          <w:divBdr>
            <w:top w:val="none" w:sz="0" w:space="0" w:color="auto"/>
            <w:left w:val="none" w:sz="0" w:space="0" w:color="auto"/>
            <w:bottom w:val="none" w:sz="0" w:space="0" w:color="auto"/>
            <w:right w:val="none" w:sz="0" w:space="0" w:color="auto"/>
          </w:divBdr>
          <w:divsChild>
            <w:div w:id="7227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020">
      <w:bodyDiv w:val="1"/>
      <w:marLeft w:val="0"/>
      <w:marRight w:val="0"/>
      <w:marTop w:val="0"/>
      <w:marBottom w:val="0"/>
      <w:divBdr>
        <w:top w:val="none" w:sz="0" w:space="0" w:color="auto"/>
        <w:left w:val="none" w:sz="0" w:space="0" w:color="auto"/>
        <w:bottom w:val="none" w:sz="0" w:space="0" w:color="auto"/>
        <w:right w:val="none" w:sz="0" w:space="0" w:color="auto"/>
      </w:divBdr>
      <w:divsChild>
        <w:div w:id="1505976907">
          <w:marLeft w:val="0"/>
          <w:marRight w:val="0"/>
          <w:marTop w:val="0"/>
          <w:marBottom w:val="0"/>
          <w:divBdr>
            <w:top w:val="none" w:sz="0" w:space="0" w:color="auto"/>
            <w:left w:val="none" w:sz="0" w:space="0" w:color="auto"/>
            <w:bottom w:val="none" w:sz="0" w:space="0" w:color="auto"/>
            <w:right w:val="none" w:sz="0" w:space="0" w:color="auto"/>
          </w:divBdr>
          <w:divsChild>
            <w:div w:id="18824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0889">
      <w:bodyDiv w:val="1"/>
      <w:marLeft w:val="0"/>
      <w:marRight w:val="0"/>
      <w:marTop w:val="0"/>
      <w:marBottom w:val="0"/>
      <w:divBdr>
        <w:top w:val="none" w:sz="0" w:space="0" w:color="auto"/>
        <w:left w:val="none" w:sz="0" w:space="0" w:color="auto"/>
        <w:bottom w:val="none" w:sz="0" w:space="0" w:color="auto"/>
        <w:right w:val="none" w:sz="0" w:space="0" w:color="auto"/>
      </w:divBdr>
      <w:divsChild>
        <w:div w:id="1131943561">
          <w:marLeft w:val="0"/>
          <w:marRight w:val="0"/>
          <w:marTop w:val="0"/>
          <w:marBottom w:val="0"/>
          <w:divBdr>
            <w:top w:val="none" w:sz="0" w:space="0" w:color="auto"/>
            <w:left w:val="none" w:sz="0" w:space="0" w:color="auto"/>
            <w:bottom w:val="none" w:sz="0" w:space="0" w:color="auto"/>
            <w:right w:val="none" w:sz="0" w:space="0" w:color="auto"/>
          </w:divBdr>
          <w:divsChild>
            <w:div w:id="21115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8472">
      <w:bodyDiv w:val="1"/>
      <w:marLeft w:val="0"/>
      <w:marRight w:val="0"/>
      <w:marTop w:val="0"/>
      <w:marBottom w:val="0"/>
      <w:divBdr>
        <w:top w:val="none" w:sz="0" w:space="0" w:color="auto"/>
        <w:left w:val="none" w:sz="0" w:space="0" w:color="auto"/>
        <w:bottom w:val="none" w:sz="0" w:space="0" w:color="auto"/>
        <w:right w:val="none" w:sz="0" w:space="0" w:color="auto"/>
      </w:divBdr>
      <w:divsChild>
        <w:div w:id="617639384">
          <w:marLeft w:val="0"/>
          <w:marRight w:val="0"/>
          <w:marTop w:val="0"/>
          <w:marBottom w:val="0"/>
          <w:divBdr>
            <w:top w:val="none" w:sz="0" w:space="0" w:color="auto"/>
            <w:left w:val="none" w:sz="0" w:space="0" w:color="auto"/>
            <w:bottom w:val="none" w:sz="0" w:space="0" w:color="auto"/>
            <w:right w:val="none" w:sz="0" w:space="0" w:color="auto"/>
          </w:divBdr>
          <w:divsChild>
            <w:div w:id="814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3283">
      <w:bodyDiv w:val="1"/>
      <w:marLeft w:val="0"/>
      <w:marRight w:val="0"/>
      <w:marTop w:val="0"/>
      <w:marBottom w:val="0"/>
      <w:divBdr>
        <w:top w:val="none" w:sz="0" w:space="0" w:color="auto"/>
        <w:left w:val="none" w:sz="0" w:space="0" w:color="auto"/>
        <w:bottom w:val="none" w:sz="0" w:space="0" w:color="auto"/>
        <w:right w:val="none" w:sz="0" w:space="0" w:color="auto"/>
      </w:divBdr>
      <w:divsChild>
        <w:div w:id="254679479">
          <w:marLeft w:val="0"/>
          <w:marRight w:val="0"/>
          <w:marTop w:val="0"/>
          <w:marBottom w:val="0"/>
          <w:divBdr>
            <w:top w:val="none" w:sz="0" w:space="0" w:color="auto"/>
            <w:left w:val="none" w:sz="0" w:space="0" w:color="auto"/>
            <w:bottom w:val="none" w:sz="0" w:space="0" w:color="auto"/>
            <w:right w:val="none" w:sz="0" w:space="0" w:color="auto"/>
          </w:divBdr>
          <w:divsChild>
            <w:div w:id="13735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6568">
      <w:bodyDiv w:val="1"/>
      <w:marLeft w:val="0"/>
      <w:marRight w:val="0"/>
      <w:marTop w:val="0"/>
      <w:marBottom w:val="0"/>
      <w:divBdr>
        <w:top w:val="none" w:sz="0" w:space="0" w:color="auto"/>
        <w:left w:val="none" w:sz="0" w:space="0" w:color="auto"/>
        <w:bottom w:val="none" w:sz="0" w:space="0" w:color="auto"/>
        <w:right w:val="none" w:sz="0" w:space="0" w:color="auto"/>
      </w:divBdr>
      <w:divsChild>
        <w:div w:id="198787100">
          <w:marLeft w:val="0"/>
          <w:marRight w:val="0"/>
          <w:marTop w:val="0"/>
          <w:marBottom w:val="0"/>
          <w:divBdr>
            <w:top w:val="none" w:sz="0" w:space="0" w:color="auto"/>
            <w:left w:val="none" w:sz="0" w:space="0" w:color="auto"/>
            <w:bottom w:val="none" w:sz="0" w:space="0" w:color="auto"/>
            <w:right w:val="none" w:sz="0" w:space="0" w:color="auto"/>
          </w:divBdr>
          <w:divsChild>
            <w:div w:id="5883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5822">
      <w:bodyDiv w:val="1"/>
      <w:marLeft w:val="0"/>
      <w:marRight w:val="0"/>
      <w:marTop w:val="0"/>
      <w:marBottom w:val="0"/>
      <w:divBdr>
        <w:top w:val="none" w:sz="0" w:space="0" w:color="auto"/>
        <w:left w:val="none" w:sz="0" w:space="0" w:color="auto"/>
        <w:bottom w:val="none" w:sz="0" w:space="0" w:color="auto"/>
        <w:right w:val="none" w:sz="0" w:space="0" w:color="auto"/>
      </w:divBdr>
      <w:divsChild>
        <w:div w:id="1985432478">
          <w:marLeft w:val="0"/>
          <w:marRight w:val="0"/>
          <w:marTop w:val="0"/>
          <w:marBottom w:val="0"/>
          <w:divBdr>
            <w:top w:val="none" w:sz="0" w:space="0" w:color="auto"/>
            <w:left w:val="none" w:sz="0" w:space="0" w:color="auto"/>
            <w:bottom w:val="none" w:sz="0" w:space="0" w:color="auto"/>
            <w:right w:val="none" w:sz="0" w:space="0" w:color="auto"/>
          </w:divBdr>
          <w:divsChild>
            <w:div w:id="18288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3646">
      <w:bodyDiv w:val="1"/>
      <w:marLeft w:val="0"/>
      <w:marRight w:val="0"/>
      <w:marTop w:val="0"/>
      <w:marBottom w:val="0"/>
      <w:divBdr>
        <w:top w:val="none" w:sz="0" w:space="0" w:color="auto"/>
        <w:left w:val="none" w:sz="0" w:space="0" w:color="auto"/>
        <w:bottom w:val="none" w:sz="0" w:space="0" w:color="auto"/>
        <w:right w:val="none" w:sz="0" w:space="0" w:color="auto"/>
      </w:divBdr>
      <w:divsChild>
        <w:div w:id="1369375614">
          <w:marLeft w:val="0"/>
          <w:marRight w:val="0"/>
          <w:marTop w:val="0"/>
          <w:marBottom w:val="0"/>
          <w:divBdr>
            <w:top w:val="none" w:sz="0" w:space="0" w:color="auto"/>
            <w:left w:val="none" w:sz="0" w:space="0" w:color="auto"/>
            <w:bottom w:val="none" w:sz="0" w:space="0" w:color="auto"/>
            <w:right w:val="none" w:sz="0" w:space="0" w:color="auto"/>
          </w:divBdr>
          <w:divsChild>
            <w:div w:id="19547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0411">
      <w:bodyDiv w:val="1"/>
      <w:marLeft w:val="0"/>
      <w:marRight w:val="0"/>
      <w:marTop w:val="0"/>
      <w:marBottom w:val="0"/>
      <w:divBdr>
        <w:top w:val="none" w:sz="0" w:space="0" w:color="auto"/>
        <w:left w:val="none" w:sz="0" w:space="0" w:color="auto"/>
        <w:bottom w:val="none" w:sz="0" w:space="0" w:color="auto"/>
        <w:right w:val="none" w:sz="0" w:space="0" w:color="auto"/>
      </w:divBdr>
      <w:divsChild>
        <w:div w:id="1005665695">
          <w:marLeft w:val="0"/>
          <w:marRight w:val="0"/>
          <w:marTop w:val="0"/>
          <w:marBottom w:val="0"/>
          <w:divBdr>
            <w:top w:val="none" w:sz="0" w:space="0" w:color="auto"/>
            <w:left w:val="none" w:sz="0" w:space="0" w:color="auto"/>
            <w:bottom w:val="none" w:sz="0" w:space="0" w:color="auto"/>
            <w:right w:val="none" w:sz="0" w:space="0" w:color="auto"/>
          </w:divBdr>
          <w:divsChild>
            <w:div w:id="9065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64140">
      <w:bodyDiv w:val="1"/>
      <w:marLeft w:val="0"/>
      <w:marRight w:val="0"/>
      <w:marTop w:val="0"/>
      <w:marBottom w:val="0"/>
      <w:divBdr>
        <w:top w:val="none" w:sz="0" w:space="0" w:color="auto"/>
        <w:left w:val="none" w:sz="0" w:space="0" w:color="auto"/>
        <w:bottom w:val="none" w:sz="0" w:space="0" w:color="auto"/>
        <w:right w:val="none" w:sz="0" w:space="0" w:color="auto"/>
      </w:divBdr>
      <w:divsChild>
        <w:div w:id="1775126620">
          <w:marLeft w:val="0"/>
          <w:marRight w:val="0"/>
          <w:marTop w:val="0"/>
          <w:marBottom w:val="0"/>
          <w:divBdr>
            <w:top w:val="none" w:sz="0" w:space="0" w:color="auto"/>
            <w:left w:val="none" w:sz="0" w:space="0" w:color="auto"/>
            <w:bottom w:val="none" w:sz="0" w:space="0" w:color="auto"/>
            <w:right w:val="none" w:sz="0" w:space="0" w:color="auto"/>
          </w:divBdr>
          <w:divsChild>
            <w:div w:id="8157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sChild>
        <w:div w:id="1974292306">
          <w:marLeft w:val="0"/>
          <w:marRight w:val="0"/>
          <w:marTop w:val="0"/>
          <w:marBottom w:val="0"/>
          <w:divBdr>
            <w:top w:val="none" w:sz="0" w:space="0" w:color="auto"/>
            <w:left w:val="none" w:sz="0" w:space="0" w:color="auto"/>
            <w:bottom w:val="none" w:sz="0" w:space="0" w:color="auto"/>
            <w:right w:val="none" w:sz="0" w:space="0" w:color="auto"/>
          </w:divBdr>
          <w:divsChild>
            <w:div w:id="10185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159">
      <w:bodyDiv w:val="1"/>
      <w:marLeft w:val="0"/>
      <w:marRight w:val="0"/>
      <w:marTop w:val="0"/>
      <w:marBottom w:val="0"/>
      <w:divBdr>
        <w:top w:val="none" w:sz="0" w:space="0" w:color="auto"/>
        <w:left w:val="none" w:sz="0" w:space="0" w:color="auto"/>
        <w:bottom w:val="none" w:sz="0" w:space="0" w:color="auto"/>
        <w:right w:val="none" w:sz="0" w:space="0" w:color="auto"/>
      </w:divBdr>
      <w:divsChild>
        <w:div w:id="2136367895">
          <w:marLeft w:val="0"/>
          <w:marRight w:val="0"/>
          <w:marTop w:val="0"/>
          <w:marBottom w:val="0"/>
          <w:divBdr>
            <w:top w:val="none" w:sz="0" w:space="0" w:color="auto"/>
            <w:left w:val="none" w:sz="0" w:space="0" w:color="auto"/>
            <w:bottom w:val="none" w:sz="0" w:space="0" w:color="auto"/>
            <w:right w:val="none" w:sz="0" w:space="0" w:color="auto"/>
          </w:divBdr>
          <w:divsChild>
            <w:div w:id="9283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024">
      <w:bodyDiv w:val="1"/>
      <w:marLeft w:val="0"/>
      <w:marRight w:val="0"/>
      <w:marTop w:val="0"/>
      <w:marBottom w:val="0"/>
      <w:divBdr>
        <w:top w:val="none" w:sz="0" w:space="0" w:color="auto"/>
        <w:left w:val="none" w:sz="0" w:space="0" w:color="auto"/>
        <w:bottom w:val="none" w:sz="0" w:space="0" w:color="auto"/>
        <w:right w:val="none" w:sz="0" w:space="0" w:color="auto"/>
      </w:divBdr>
      <w:divsChild>
        <w:div w:id="1550612115">
          <w:marLeft w:val="0"/>
          <w:marRight w:val="0"/>
          <w:marTop w:val="0"/>
          <w:marBottom w:val="0"/>
          <w:divBdr>
            <w:top w:val="none" w:sz="0" w:space="0" w:color="auto"/>
            <w:left w:val="none" w:sz="0" w:space="0" w:color="auto"/>
            <w:bottom w:val="none" w:sz="0" w:space="0" w:color="auto"/>
            <w:right w:val="none" w:sz="0" w:space="0" w:color="auto"/>
          </w:divBdr>
          <w:divsChild>
            <w:div w:id="4813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90163">
      <w:bodyDiv w:val="1"/>
      <w:marLeft w:val="0"/>
      <w:marRight w:val="0"/>
      <w:marTop w:val="0"/>
      <w:marBottom w:val="0"/>
      <w:divBdr>
        <w:top w:val="none" w:sz="0" w:space="0" w:color="auto"/>
        <w:left w:val="none" w:sz="0" w:space="0" w:color="auto"/>
        <w:bottom w:val="none" w:sz="0" w:space="0" w:color="auto"/>
        <w:right w:val="none" w:sz="0" w:space="0" w:color="auto"/>
      </w:divBdr>
      <w:divsChild>
        <w:div w:id="198514423">
          <w:marLeft w:val="0"/>
          <w:marRight w:val="0"/>
          <w:marTop w:val="0"/>
          <w:marBottom w:val="0"/>
          <w:divBdr>
            <w:top w:val="none" w:sz="0" w:space="0" w:color="auto"/>
            <w:left w:val="none" w:sz="0" w:space="0" w:color="auto"/>
            <w:bottom w:val="none" w:sz="0" w:space="0" w:color="auto"/>
            <w:right w:val="none" w:sz="0" w:space="0" w:color="auto"/>
          </w:divBdr>
          <w:divsChild>
            <w:div w:id="9967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6839">
      <w:bodyDiv w:val="1"/>
      <w:marLeft w:val="0"/>
      <w:marRight w:val="0"/>
      <w:marTop w:val="0"/>
      <w:marBottom w:val="0"/>
      <w:divBdr>
        <w:top w:val="none" w:sz="0" w:space="0" w:color="auto"/>
        <w:left w:val="none" w:sz="0" w:space="0" w:color="auto"/>
        <w:bottom w:val="none" w:sz="0" w:space="0" w:color="auto"/>
        <w:right w:val="none" w:sz="0" w:space="0" w:color="auto"/>
      </w:divBdr>
      <w:divsChild>
        <w:div w:id="303895527">
          <w:marLeft w:val="0"/>
          <w:marRight w:val="0"/>
          <w:marTop w:val="0"/>
          <w:marBottom w:val="0"/>
          <w:divBdr>
            <w:top w:val="none" w:sz="0" w:space="0" w:color="auto"/>
            <w:left w:val="none" w:sz="0" w:space="0" w:color="auto"/>
            <w:bottom w:val="none" w:sz="0" w:space="0" w:color="auto"/>
            <w:right w:val="none" w:sz="0" w:space="0" w:color="auto"/>
          </w:divBdr>
          <w:divsChild>
            <w:div w:id="7313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2516">
      <w:bodyDiv w:val="1"/>
      <w:marLeft w:val="0"/>
      <w:marRight w:val="0"/>
      <w:marTop w:val="0"/>
      <w:marBottom w:val="0"/>
      <w:divBdr>
        <w:top w:val="none" w:sz="0" w:space="0" w:color="auto"/>
        <w:left w:val="none" w:sz="0" w:space="0" w:color="auto"/>
        <w:bottom w:val="none" w:sz="0" w:space="0" w:color="auto"/>
        <w:right w:val="none" w:sz="0" w:space="0" w:color="auto"/>
      </w:divBdr>
      <w:divsChild>
        <w:div w:id="1788311771">
          <w:marLeft w:val="0"/>
          <w:marRight w:val="0"/>
          <w:marTop w:val="0"/>
          <w:marBottom w:val="0"/>
          <w:divBdr>
            <w:top w:val="none" w:sz="0" w:space="0" w:color="auto"/>
            <w:left w:val="none" w:sz="0" w:space="0" w:color="auto"/>
            <w:bottom w:val="none" w:sz="0" w:space="0" w:color="auto"/>
            <w:right w:val="none" w:sz="0" w:space="0" w:color="auto"/>
          </w:divBdr>
          <w:divsChild>
            <w:div w:id="3473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9616">
      <w:bodyDiv w:val="1"/>
      <w:marLeft w:val="0"/>
      <w:marRight w:val="0"/>
      <w:marTop w:val="0"/>
      <w:marBottom w:val="0"/>
      <w:divBdr>
        <w:top w:val="none" w:sz="0" w:space="0" w:color="auto"/>
        <w:left w:val="none" w:sz="0" w:space="0" w:color="auto"/>
        <w:bottom w:val="none" w:sz="0" w:space="0" w:color="auto"/>
        <w:right w:val="none" w:sz="0" w:space="0" w:color="auto"/>
      </w:divBdr>
      <w:divsChild>
        <w:div w:id="228226194">
          <w:marLeft w:val="0"/>
          <w:marRight w:val="0"/>
          <w:marTop w:val="0"/>
          <w:marBottom w:val="0"/>
          <w:divBdr>
            <w:top w:val="none" w:sz="0" w:space="0" w:color="auto"/>
            <w:left w:val="none" w:sz="0" w:space="0" w:color="auto"/>
            <w:bottom w:val="none" w:sz="0" w:space="0" w:color="auto"/>
            <w:right w:val="none" w:sz="0" w:space="0" w:color="auto"/>
          </w:divBdr>
          <w:divsChild>
            <w:div w:id="4806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075">
      <w:bodyDiv w:val="1"/>
      <w:marLeft w:val="0"/>
      <w:marRight w:val="0"/>
      <w:marTop w:val="0"/>
      <w:marBottom w:val="0"/>
      <w:divBdr>
        <w:top w:val="none" w:sz="0" w:space="0" w:color="auto"/>
        <w:left w:val="none" w:sz="0" w:space="0" w:color="auto"/>
        <w:bottom w:val="none" w:sz="0" w:space="0" w:color="auto"/>
        <w:right w:val="none" w:sz="0" w:space="0" w:color="auto"/>
      </w:divBdr>
      <w:divsChild>
        <w:div w:id="408622272">
          <w:marLeft w:val="0"/>
          <w:marRight w:val="0"/>
          <w:marTop w:val="0"/>
          <w:marBottom w:val="0"/>
          <w:divBdr>
            <w:top w:val="none" w:sz="0" w:space="0" w:color="auto"/>
            <w:left w:val="none" w:sz="0" w:space="0" w:color="auto"/>
            <w:bottom w:val="none" w:sz="0" w:space="0" w:color="auto"/>
            <w:right w:val="none" w:sz="0" w:space="0" w:color="auto"/>
          </w:divBdr>
          <w:divsChild>
            <w:div w:id="18796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6246">
      <w:bodyDiv w:val="1"/>
      <w:marLeft w:val="0"/>
      <w:marRight w:val="0"/>
      <w:marTop w:val="0"/>
      <w:marBottom w:val="0"/>
      <w:divBdr>
        <w:top w:val="none" w:sz="0" w:space="0" w:color="auto"/>
        <w:left w:val="none" w:sz="0" w:space="0" w:color="auto"/>
        <w:bottom w:val="none" w:sz="0" w:space="0" w:color="auto"/>
        <w:right w:val="none" w:sz="0" w:space="0" w:color="auto"/>
      </w:divBdr>
      <w:divsChild>
        <w:div w:id="825129173">
          <w:marLeft w:val="0"/>
          <w:marRight w:val="0"/>
          <w:marTop w:val="0"/>
          <w:marBottom w:val="0"/>
          <w:divBdr>
            <w:top w:val="none" w:sz="0" w:space="0" w:color="auto"/>
            <w:left w:val="none" w:sz="0" w:space="0" w:color="auto"/>
            <w:bottom w:val="none" w:sz="0" w:space="0" w:color="auto"/>
            <w:right w:val="none" w:sz="0" w:space="0" w:color="auto"/>
          </w:divBdr>
          <w:divsChild>
            <w:div w:id="5737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261">
      <w:bodyDiv w:val="1"/>
      <w:marLeft w:val="0"/>
      <w:marRight w:val="0"/>
      <w:marTop w:val="0"/>
      <w:marBottom w:val="0"/>
      <w:divBdr>
        <w:top w:val="none" w:sz="0" w:space="0" w:color="auto"/>
        <w:left w:val="none" w:sz="0" w:space="0" w:color="auto"/>
        <w:bottom w:val="none" w:sz="0" w:space="0" w:color="auto"/>
        <w:right w:val="none" w:sz="0" w:space="0" w:color="auto"/>
      </w:divBdr>
      <w:divsChild>
        <w:div w:id="19211434">
          <w:marLeft w:val="0"/>
          <w:marRight w:val="0"/>
          <w:marTop w:val="0"/>
          <w:marBottom w:val="0"/>
          <w:divBdr>
            <w:top w:val="none" w:sz="0" w:space="0" w:color="auto"/>
            <w:left w:val="none" w:sz="0" w:space="0" w:color="auto"/>
            <w:bottom w:val="none" w:sz="0" w:space="0" w:color="auto"/>
            <w:right w:val="none" w:sz="0" w:space="0" w:color="auto"/>
          </w:divBdr>
          <w:divsChild>
            <w:div w:id="18369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9796">
      <w:bodyDiv w:val="1"/>
      <w:marLeft w:val="0"/>
      <w:marRight w:val="0"/>
      <w:marTop w:val="0"/>
      <w:marBottom w:val="0"/>
      <w:divBdr>
        <w:top w:val="none" w:sz="0" w:space="0" w:color="auto"/>
        <w:left w:val="none" w:sz="0" w:space="0" w:color="auto"/>
        <w:bottom w:val="none" w:sz="0" w:space="0" w:color="auto"/>
        <w:right w:val="none" w:sz="0" w:space="0" w:color="auto"/>
      </w:divBdr>
      <w:divsChild>
        <w:div w:id="2138141535">
          <w:marLeft w:val="0"/>
          <w:marRight w:val="0"/>
          <w:marTop w:val="0"/>
          <w:marBottom w:val="0"/>
          <w:divBdr>
            <w:top w:val="none" w:sz="0" w:space="0" w:color="auto"/>
            <w:left w:val="none" w:sz="0" w:space="0" w:color="auto"/>
            <w:bottom w:val="none" w:sz="0" w:space="0" w:color="auto"/>
            <w:right w:val="none" w:sz="0" w:space="0" w:color="auto"/>
          </w:divBdr>
          <w:divsChild>
            <w:div w:id="2411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371">
      <w:bodyDiv w:val="1"/>
      <w:marLeft w:val="0"/>
      <w:marRight w:val="0"/>
      <w:marTop w:val="0"/>
      <w:marBottom w:val="0"/>
      <w:divBdr>
        <w:top w:val="none" w:sz="0" w:space="0" w:color="auto"/>
        <w:left w:val="none" w:sz="0" w:space="0" w:color="auto"/>
        <w:bottom w:val="none" w:sz="0" w:space="0" w:color="auto"/>
        <w:right w:val="none" w:sz="0" w:space="0" w:color="auto"/>
      </w:divBdr>
      <w:divsChild>
        <w:div w:id="357389002">
          <w:marLeft w:val="0"/>
          <w:marRight w:val="0"/>
          <w:marTop w:val="0"/>
          <w:marBottom w:val="0"/>
          <w:divBdr>
            <w:top w:val="none" w:sz="0" w:space="0" w:color="auto"/>
            <w:left w:val="none" w:sz="0" w:space="0" w:color="auto"/>
            <w:bottom w:val="none" w:sz="0" w:space="0" w:color="auto"/>
            <w:right w:val="none" w:sz="0" w:space="0" w:color="auto"/>
          </w:divBdr>
          <w:divsChild>
            <w:div w:id="11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910">
      <w:bodyDiv w:val="1"/>
      <w:marLeft w:val="0"/>
      <w:marRight w:val="0"/>
      <w:marTop w:val="0"/>
      <w:marBottom w:val="0"/>
      <w:divBdr>
        <w:top w:val="none" w:sz="0" w:space="0" w:color="auto"/>
        <w:left w:val="none" w:sz="0" w:space="0" w:color="auto"/>
        <w:bottom w:val="none" w:sz="0" w:space="0" w:color="auto"/>
        <w:right w:val="none" w:sz="0" w:space="0" w:color="auto"/>
      </w:divBdr>
      <w:divsChild>
        <w:div w:id="2037075895">
          <w:marLeft w:val="0"/>
          <w:marRight w:val="0"/>
          <w:marTop w:val="0"/>
          <w:marBottom w:val="0"/>
          <w:divBdr>
            <w:top w:val="none" w:sz="0" w:space="0" w:color="auto"/>
            <w:left w:val="none" w:sz="0" w:space="0" w:color="auto"/>
            <w:bottom w:val="none" w:sz="0" w:space="0" w:color="auto"/>
            <w:right w:val="none" w:sz="0" w:space="0" w:color="auto"/>
          </w:divBdr>
          <w:divsChild>
            <w:div w:id="17852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9255">
      <w:bodyDiv w:val="1"/>
      <w:marLeft w:val="0"/>
      <w:marRight w:val="0"/>
      <w:marTop w:val="0"/>
      <w:marBottom w:val="0"/>
      <w:divBdr>
        <w:top w:val="none" w:sz="0" w:space="0" w:color="auto"/>
        <w:left w:val="none" w:sz="0" w:space="0" w:color="auto"/>
        <w:bottom w:val="none" w:sz="0" w:space="0" w:color="auto"/>
        <w:right w:val="none" w:sz="0" w:space="0" w:color="auto"/>
      </w:divBdr>
      <w:divsChild>
        <w:div w:id="525949866">
          <w:marLeft w:val="0"/>
          <w:marRight w:val="0"/>
          <w:marTop w:val="0"/>
          <w:marBottom w:val="0"/>
          <w:divBdr>
            <w:top w:val="none" w:sz="0" w:space="0" w:color="auto"/>
            <w:left w:val="none" w:sz="0" w:space="0" w:color="auto"/>
            <w:bottom w:val="none" w:sz="0" w:space="0" w:color="auto"/>
            <w:right w:val="none" w:sz="0" w:space="0" w:color="auto"/>
          </w:divBdr>
          <w:divsChild>
            <w:div w:id="9462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9873">
      <w:bodyDiv w:val="1"/>
      <w:marLeft w:val="0"/>
      <w:marRight w:val="0"/>
      <w:marTop w:val="0"/>
      <w:marBottom w:val="0"/>
      <w:divBdr>
        <w:top w:val="none" w:sz="0" w:space="0" w:color="auto"/>
        <w:left w:val="none" w:sz="0" w:space="0" w:color="auto"/>
        <w:bottom w:val="none" w:sz="0" w:space="0" w:color="auto"/>
        <w:right w:val="none" w:sz="0" w:space="0" w:color="auto"/>
      </w:divBdr>
      <w:divsChild>
        <w:div w:id="273219919">
          <w:marLeft w:val="0"/>
          <w:marRight w:val="0"/>
          <w:marTop w:val="0"/>
          <w:marBottom w:val="0"/>
          <w:divBdr>
            <w:top w:val="none" w:sz="0" w:space="0" w:color="auto"/>
            <w:left w:val="none" w:sz="0" w:space="0" w:color="auto"/>
            <w:bottom w:val="none" w:sz="0" w:space="0" w:color="auto"/>
            <w:right w:val="none" w:sz="0" w:space="0" w:color="auto"/>
          </w:divBdr>
          <w:divsChild>
            <w:div w:id="1125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8384">
      <w:bodyDiv w:val="1"/>
      <w:marLeft w:val="0"/>
      <w:marRight w:val="0"/>
      <w:marTop w:val="0"/>
      <w:marBottom w:val="0"/>
      <w:divBdr>
        <w:top w:val="none" w:sz="0" w:space="0" w:color="auto"/>
        <w:left w:val="none" w:sz="0" w:space="0" w:color="auto"/>
        <w:bottom w:val="none" w:sz="0" w:space="0" w:color="auto"/>
        <w:right w:val="none" w:sz="0" w:space="0" w:color="auto"/>
      </w:divBdr>
      <w:divsChild>
        <w:div w:id="723332264">
          <w:marLeft w:val="0"/>
          <w:marRight w:val="0"/>
          <w:marTop w:val="0"/>
          <w:marBottom w:val="0"/>
          <w:divBdr>
            <w:top w:val="none" w:sz="0" w:space="0" w:color="auto"/>
            <w:left w:val="none" w:sz="0" w:space="0" w:color="auto"/>
            <w:bottom w:val="none" w:sz="0" w:space="0" w:color="auto"/>
            <w:right w:val="none" w:sz="0" w:space="0" w:color="auto"/>
          </w:divBdr>
          <w:divsChild>
            <w:div w:id="9715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7582">
      <w:bodyDiv w:val="1"/>
      <w:marLeft w:val="0"/>
      <w:marRight w:val="0"/>
      <w:marTop w:val="0"/>
      <w:marBottom w:val="0"/>
      <w:divBdr>
        <w:top w:val="none" w:sz="0" w:space="0" w:color="auto"/>
        <w:left w:val="none" w:sz="0" w:space="0" w:color="auto"/>
        <w:bottom w:val="none" w:sz="0" w:space="0" w:color="auto"/>
        <w:right w:val="none" w:sz="0" w:space="0" w:color="auto"/>
      </w:divBdr>
      <w:divsChild>
        <w:div w:id="311521963">
          <w:marLeft w:val="0"/>
          <w:marRight w:val="0"/>
          <w:marTop w:val="0"/>
          <w:marBottom w:val="0"/>
          <w:divBdr>
            <w:top w:val="none" w:sz="0" w:space="0" w:color="auto"/>
            <w:left w:val="none" w:sz="0" w:space="0" w:color="auto"/>
            <w:bottom w:val="none" w:sz="0" w:space="0" w:color="auto"/>
            <w:right w:val="none" w:sz="0" w:space="0" w:color="auto"/>
          </w:divBdr>
          <w:divsChild>
            <w:div w:id="9413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5335">
      <w:bodyDiv w:val="1"/>
      <w:marLeft w:val="0"/>
      <w:marRight w:val="0"/>
      <w:marTop w:val="0"/>
      <w:marBottom w:val="0"/>
      <w:divBdr>
        <w:top w:val="none" w:sz="0" w:space="0" w:color="auto"/>
        <w:left w:val="none" w:sz="0" w:space="0" w:color="auto"/>
        <w:bottom w:val="none" w:sz="0" w:space="0" w:color="auto"/>
        <w:right w:val="none" w:sz="0" w:space="0" w:color="auto"/>
      </w:divBdr>
      <w:divsChild>
        <w:div w:id="1017463320">
          <w:marLeft w:val="0"/>
          <w:marRight w:val="0"/>
          <w:marTop w:val="0"/>
          <w:marBottom w:val="0"/>
          <w:divBdr>
            <w:top w:val="none" w:sz="0" w:space="0" w:color="auto"/>
            <w:left w:val="none" w:sz="0" w:space="0" w:color="auto"/>
            <w:bottom w:val="none" w:sz="0" w:space="0" w:color="auto"/>
            <w:right w:val="none" w:sz="0" w:space="0" w:color="auto"/>
          </w:divBdr>
          <w:divsChild>
            <w:div w:id="20802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7956">
      <w:bodyDiv w:val="1"/>
      <w:marLeft w:val="0"/>
      <w:marRight w:val="0"/>
      <w:marTop w:val="0"/>
      <w:marBottom w:val="0"/>
      <w:divBdr>
        <w:top w:val="none" w:sz="0" w:space="0" w:color="auto"/>
        <w:left w:val="none" w:sz="0" w:space="0" w:color="auto"/>
        <w:bottom w:val="none" w:sz="0" w:space="0" w:color="auto"/>
        <w:right w:val="none" w:sz="0" w:space="0" w:color="auto"/>
      </w:divBdr>
      <w:divsChild>
        <w:div w:id="1407070840">
          <w:marLeft w:val="0"/>
          <w:marRight w:val="0"/>
          <w:marTop w:val="0"/>
          <w:marBottom w:val="0"/>
          <w:divBdr>
            <w:top w:val="none" w:sz="0" w:space="0" w:color="auto"/>
            <w:left w:val="none" w:sz="0" w:space="0" w:color="auto"/>
            <w:bottom w:val="none" w:sz="0" w:space="0" w:color="auto"/>
            <w:right w:val="none" w:sz="0" w:space="0" w:color="auto"/>
          </w:divBdr>
          <w:divsChild>
            <w:div w:id="21273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8878">
      <w:bodyDiv w:val="1"/>
      <w:marLeft w:val="0"/>
      <w:marRight w:val="0"/>
      <w:marTop w:val="0"/>
      <w:marBottom w:val="0"/>
      <w:divBdr>
        <w:top w:val="none" w:sz="0" w:space="0" w:color="auto"/>
        <w:left w:val="none" w:sz="0" w:space="0" w:color="auto"/>
        <w:bottom w:val="none" w:sz="0" w:space="0" w:color="auto"/>
        <w:right w:val="none" w:sz="0" w:space="0" w:color="auto"/>
      </w:divBdr>
      <w:divsChild>
        <w:div w:id="354309047">
          <w:marLeft w:val="0"/>
          <w:marRight w:val="0"/>
          <w:marTop w:val="0"/>
          <w:marBottom w:val="0"/>
          <w:divBdr>
            <w:top w:val="none" w:sz="0" w:space="0" w:color="auto"/>
            <w:left w:val="none" w:sz="0" w:space="0" w:color="auto"/>
            <w:bottom w:val="none" w:sz="0" w:space="0" w:color="auto"/>
            <w:right w:val="none" w:sz="0" w:space="0" w:color="auto"/>
          </w:divBdr>
          <w:divsChild>
            <w:div w:id="267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8949">
      <w:bodyDiv w:val="1"/>
      <w:marLeft w:val="0"/>
      <w:marRight w:val="0"/>
      <w:marTop w:val="0"/>
      <w:marBottom w:val="0"/>
      <w:divBdr>
        <w:top w:val="none" w:sz="0" w:space="0" w:color="auto"/>
        <w:left w:val="none" w:sz="0" w:space="0" w:color="auto"/>
        <w:bottom w:val="none" w:sz="0" w:space="0" w:color="auto"/>
        <w:right w:val="none" w:sz="0" w:space="0" w:color="auto"/>
      </w:divBdr>
      <w:divsChild>
        <w:div w:id="144398373">
          <w:marLeft w:val="0"/>
          <w:marRight w:val="0"/>
          <w:marTop w:val="0"/>
          <w:marBottom w:val="0"/>
          <w:divBdr>
            <w:top w:val="none" w:sz="0" w:space="0" w:color="auto"/>
            <w:left w:val="none" w:sz="0" w:space="0" w:color="auto"/>
            <w:bottom w:val="none" w:sz="0" w:space="0" w:color="auto"/>
            <w:right w:val="none" w:sz="0" w:space="0" w:color="auto"/>
          </w:divBdr>
          <w:divsChild>
            <w:div w:id="7886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4188">
      <w:bodyDiv w:val="1"/>
      <w:marLeft w:val="0"/>
      <w:marRight w:val="0"/>
      <w:marTop w:val="0"/>
      <w:marBottom w:val="0"/>
      <w:divBdr>
        <w:top w:val="none" w:sz="0" w:space="0" w:color="auto"/>
        <w:left w:val="none" w:sz="0" w:space="0" w:color="auto"/>
        <w:bottom w:val="none" w:sz="0" w:space="0" w:color="auto"/>
        <w:right w:val="none" w:sz="0" w:space="0" w:color="auto"/>
      </w:divBdr>
      <w:divsChild>
        <w:div w:id="883249072">
          <w:marLeft w:val="0"/>
          <w:marRight w:val="0"/>
          <w:marTop w:val="0"/>
          <w:marBottom w:val="0"/>
          <w:divBdr>
            <w:top w:val="none" w:sz="0" w:space="0" w:color="auto"/>
            <w:left w:val="none" w:sz="0" w:space="0" w:color="auto"/>
            <w:bottom w:val="none" w:sz="0" w:space="0" w:color="auto"/>
            <w:right w:val="none" w:sz="0" w:space="0" w:color="auto"/>
          </w:divBdr>
          <w:divsChild>
            <w:div w:id="12167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8582">
      <w:bodyDiv w:val="1"/>
      <w:marLeft w:val="0"/>
      <w:marRight w:val="0"/>
      <w:marTop w:val="0"/>
      <w:marBottom w:val="0"/>
      <w:divBdr>
        <w:top w:val="none" w:sz="0" w:space="0" w:color="auto"/>
        <w:left w:val="none" w:sz="0" w:space="0" w:color="auto"/>
        <w:bottom w:val="none" w:sz="0" w:space="0" w:color="auto"/>
        <w:right w:val="none" w:sz="0" w:space="0" w:color="auto"/>
      </w:divBdr>
      <w:divsChild>
        <w:div w:id="62024896">
          <w:marLeft w:val="0"/>
          <w:marRight w:val="0"/>
          <w:marTop w:val="0"/>
          <w:marBottom w:val="0"/>
          <w:divBdr>
            <w:top w:val="none" w:sz="0" w:space="0" w:color="auto"/>
            <w:left w:val="none" w:sz="0" w:space="0" w:color="auto"/>
            <w:bottom w:val="none" w:sz="0" w:space="0" w:color="auto"/>
            <w:right w:val="none" w:sz="0" w:space="0" w:color="auto"/>
          </w:divBdr>
          <w:divsChild>
            <w:div w:id="9465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128">
      <w:bodyDiv w:val="1"/>
      <w:marLeft w:val="0"/>
      <w:marRight w:val="0"/>
      <w:marTop w:val="0"/>
      <w:marBottom w:val="0"/>
      <w:divBdr>
        <w:top w:val="none" w:sz="0" w:space="0" w:color="auto"/>
        <w:left w:val="none" w:sz="0" w:space="0" w:color="auto"/>
        <w:bottom w:val="none" w:sz="0" w:space="0" w:color="auto"/>
        <w:right w:val="none" w:sz="0" w:space="0" w:color="auto"/>
      </w:divBdr>
      <w:divsChild>
        <w:div w:id="1629235424">
          <w:marLeft w:val="0"/>
          <w:marRight w:val="0"/>
          <w:marTop w:val="0"/>
          <w:marBottom w:val="0"/>
          <w:divBdr>
            <w:top w:val="none" w:sz="0" w:space="0" w:color="auto"/>
            <w:left w:val="none" w:sz="0" w:space="0" w:color="auto"/>
            <w:bottom w:val="none" w:sz="0" w:space="0" w:color="auto"/>
            <w:right w:val="none" w:sz="0" w:space="0" w:color="auto"/>
          </w:divBdr>
          <w:divsChild>
            <w:div w:id="6435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9057">
      <w:bodyDiv w:val="1"/>
      <w:marLeft w:val="0"/>
      <w:marRight w:val="0"/>
      <w:marTop w:val="0"/>
      <w:marBottom w:val="0"/>
      <w:divBdr>
        <w:top w:val="none" w:sz="0" w:space="0" w:color="auto"/>
        <w:left w:val="none" w:sz="0" w:space="0" w:color="auto"/>
        <w:bottom w:val="none" w:sz="0" w:space="0" w:color="auto"/>
        <w:right w:val="none" w:sz="0" w:space="0" w:color="auto"/>
      </w:divBdr>
      <w:divsChild>
        <w:div w:id="351884729">
          <w:marLeft w:val="0"/>
          <w:marRight w:val="0"/>
          <w:marTop w:val="0"/>
          <w:marBottom w:val="0"/>
          <w:divBdr>
            <w:top w:val="none" w:sz="0" w:space="0" w:color="auto"/>
            <w:left w:val="none" w:sz="0" w:space="0" w:color="auto"/>
            <w:bottom w:val="none" w:sz="0" w:space="0" w:color="auto"/>
            <w:right w:val="none" w:sz="0" w:space="0" w:color="auto"/>
          </w:divBdr>
          <w:divsChild>
            <w:div w:id="17162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19">
      <w:bodyDiv w:val="1"/>
      <w:marLeft w:val="0"/>
      <w:marRight w:val="0"/>
      <w:marTop w:val="0"/>
      <w:marBottom w:val="0"/>
      <w:divBdr>
        <w:top w:val="none" w:sz="0" w:space="0" w:color="auto"/>
        <w:left w:val="none" w:sz="0" w:space="0" w:color="auto"/>
        <w:bottom w:val="none" w:sz="0" w:space="0" w:color="auto"/>
        <w:right w:val="none" w:sz="0" w:space="0" w:color="auto"/>
      </w:divBdr>
      <w:divsChild>
        <w:div w:id="363597953">
          <w:marLeft w:val="0"/>
          <w:marRight w:val="0"/>
          <w:marTop w:val="0"/>
          <w:marBottom w:val="0"/>
          <w:divBdr>
            <w:top w:val="none" w:sz="0" w:space="0" w:color="auto"/>
            <w:left w:val="none" w:sz="0" w:space="0" w:color="auto"/>
            <w:bottom w:val="none" w:sz="0" w:space="0" w:color="auto"/>
            <w:right w:val="none" w:sz="0" w:space="0" w:color="auto"/>
          </w:divBdr>
          <w:divsChild>
            <w:div w:id="13815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935">
      <w:bodyDiv w:val="1"/>
      <w:marLeft w:val="0"/>
      <w:marRight w:val="0"/>
      <w:marTop w:val="0"/>
      <w:marBottom w:val="0"/>
      <w:divBdr>
        <w:top w:val="none" w:sz="0" w:space="0" w:color="auto"/>
        <w:left w:val="none" w:sz="0" w:space="0" w:color="auto"/>
        <w:bottom w:val="none" w:sz="0" w:space="0" w:color="auto"/>
        <w:right w:val="none" w:sz="0" w:space="0" w:color="auto"/>
      </w:divBdr>
      <w:divsChild>
        <w:div w:id="370426195">
          <w:marLeft w:val="0"/>
          <w:marRight w:val="0"/>
          <w:marTop w:val="0"/>
          <w:marBottom w:val="0"/>
          <w:divBdr>
            <w:top w:val="none" w:sz="0" w:space="0" w:color="auto"/>
            <w:left w:val="none" w:sz="0" w:space="0" w:color="auto"/>
            <w:bottom w:val="none" w:sz="0" w:space="0" w:color="auto"/>
            <w:right w:val="none" w:sz="0" w:space="0" w:color="auto"/>
          </w:divBdr>
          <w:divsChild>
            <w:div w:id="18736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4568">
      <w:bodyDiv w:val="1"/>
      <w:marLeft w:val="0"/>
      <w:marRight w:val="0"/>
      <w:marTop w:val="0"/>
      <w:marBottom w:val="0"/>
      <w:divBdr>
        <w:top w:val="none" w:sz="0" w:space="0" w:color="auto"/>
        <w:left w:val="none" w:sz="0" w:space="0" w:color="auto"/>
        <w:bottom w:val="none" w:sz="0" w:space="0" w:color="auto"/>
        <w:right w:val="none" w:sz="0" w:space="0" w:color="auto"/>
      </w:divBdr>
      <w:divsChild>
        <w:div w:id="633103352">
          <w:marLeft w:val="0"/>
          <w:marRight w:val="0"/>
          <w:marTop w:val="0"/>
          <w:marBottom w:val="0"/>
          <w:divBdr>
            <w:top w:val="none" w:sz="0" w:space="0" w:color="auto"/>
            <w:left w:val="none" w:sz="0" w:space="0" w:color="auto"/>
            <w:bottom w:val="none" w:sz="0" w:space="0" w:color="auto"/>
            <w:right w:val="none" w:sz="0" w:space="0" w:color="auto"/>
          </w:divBdr>
          <w:divsChild>
            <w:div w:id="2376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4184">
      <w:bodyDiv w:val="1"/>
      <w:marLeft w:val="0"/>
      <w:marRight w:val="0"/>
      <w:marTop w:val="0"/>
      <w:marBottom w:val="0"/>
      <w:divBdr>
        <w:top w:val="none" w:sz="0" w:space="0" w:color="auto"/>
        <w:left w:val="none" w:sz="0" w:space="0" w:color="auto"/>
        <w:bottom w:val="none" w:sz="0" w:space="0" w:color="auto"/>
        <w:right w:val="none" w:sz="0" w:space="0" w:color="auto"/>
      </w:divBdr>
      <w:divsChild>
        <w:div w:id="1113865095">
          <w:marLeft w:val="0"/>
          <w:marRight w:val="0"/>
          <w:marTop w:val="0"/>
          <w:marBottom w:val="0"/>
          <w:divBdr>
            <w:top w:val="none" w:sz="0" w:space="0" w:color="auto"/>
            <w:left w:val="none" w:sz="0" w:space="0" w:color="auto"/>
            <w:bottom w:val="none" w:sz="0" w:space="0" w:color="auto"/>
            <w:right w:val="none" w:sz="0" w:space="0" w:color="auto"/>
          </w:divBdr>
          <w:divsChild>
            <w:div w:id="1148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5044">
      <w:bodyDiv w:val="1"/>
      <w:marLeft w:val="0"/>
      <w:marRight w:val="0"/>
      <w:marTop w:val="0"/>
      <w:marBottom w:val="0"/>
      <w:divBdr>
        <w:top w:val="none" w:sz="0" w:space="0" w:color="auto"/>
        <w:left w:val="none" w:sz="0" w:space="0" w:color="auto"/>
        <w:bottom w:val="none" w:sz="0" w:space="0" w:color="auto"/>
        <w:right w:val="none" w:sz="0" w:space="0" w:color="auto"/>
      </w:divBdr>
      <w:divsChild>
        <w:div w:id="1738358416">
          <w:marLeft w:val="0"/>
          <w:marRight w:val="0"/>
          <w:marTop w:val="0"/>
          <w:marBottom w:val="0"/>
          <w:divBdr>
            <w:top w:val="none" w:sz="0" w:space="0" w:color="auto"/>
            <w:left w:val="none" w:sz="0" w:space="0" w:color="auto"/>
            <w:bottom w:val="none" w:sz="0" w:space="0" w:color="auto"/>
            <w:right w:val="none" w:sz="0" w:space="0" w:color="auto"/>
          </w:divBdr>
          <w:divsChild>
            <w:div w:id="2734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8050">
      <w:bodyDiv w:val="1"/>
      <w:marLeft w:val="0"/>
      <w:marRight w:val="0"/>
      <w:marTop w:val="0"/>
      <w:marBottom w:val="0"/>
      <w:divBdr>
        <w:top w:val="none" w:sz="0" w:space="0" w:color="auto"/>
        <w:left w:val="none" w:sz="0" w:space="0" w:color="auto"/>
        <w:bottom w:val="none" w:sz="0" w:space="0" w:color="auto"/>
        <w:right w:val="none" w:sz="0" w:space="0" w:color="auto"/>
      </w:divBdr>
      <w:divsChild>
        <w:div w:id="565188117">
          <w:marLeft w:val="0"/>
          <w:marRight w:val="0"/>
          <w:marTop w:val="0"/>
          <w:marBottom w:val="0"/>
          <w:divBdr>
            <w:top w:val="none" w:sz="0" w:space="0" w:color="auto"/>
            <w:left w:val="none" w:sz="0" w:space="0" w:color="auto"/>
            <w:bottom w:val="none" w:sz="0" w:space="0" w:color="auto"/>
            <w:right w:val="none" w:sz="0" w:space="0" w:color="auto"/>
          </w:divBdr>
          <w:divsChild>
            <w:div w:id="19813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07">
      <w:bodyDiv w:val="1"/>
      <w:marLeft w:val="0"/>
      <w:marRight w:val="0"/>
      <w:marTop w:val="0"/>
      <w:marBottom w:val="0"/>
      <w:divBdr>
        <w:top w:val="none" w:sz="0" w:space="0" w:color="auto"/>
        <w:left w:val="none" w:sz="0" w:space="0" w:color="auto"/>
        <w:bottom w:val="none" w:sz="0" w:space="0" w:color="auto"/>
        <w:right w:val="none" w:sz="0" w:space="0" w:color="auto"/>
      </w:divBdr>
      <w:divsChild>
        <w:div w:id="809250027">
          <w:marLeft w:val="0"/>
          <w:marRight w:val="0"/>
          <w:marTop w:val="0"/>
          <w:marBottom w:val="0"/>
          <w:divBdr>
            <w:top w:val="none" w:sz="0" w:space="0" w:color="auto"/>
            <w:left w:val="none" w:sz="0" w:space="0" w:color="auto"/>
            <w:bottom w:val="none" w:sz="0" w:space="0" w:color="auto"/>
            <w:right w:val="none" w:sz="0" w:space="0" w:color="auto"/>
          </w:divBdr>
          <w:divsChild>
            <w:div w:id="8811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491">
      <w:bodyDiv w:val="1"/>
      <w:marLeft w:val="0"/>
      <w:marRight w:val="0"/>
      <w:marTop w:val="0"/>
      <w:marBottom w:val="0"/>
      <w:divBdr>
        <w:top w:val="none" w:sz="0" w:space="0" w:color="auto"/>
        <w:left w:val="none" w:sz="0" w:space="0" w:color="auto"/>
        <w:bottom w:val="none" w:sz="0" w:space="0" w:color="auto"/>
        <w:right w:val="none" w:sz="0" w:space="0" w:color="auto"/>
      </w:divBdr>
      <w:divsChild>
        <w:div w:id="1788353116">
          <w:marLeft w:val="0"/>
          <w:marRight w:val="0"/>
          <w:marTop w:val="0"/>
          <w:marBottom w:val="0"/>
          <w:divBdr>
            <w:top w:val="none" w:sz="0" w:space="0" w:color="auto"/>
            <w:left w:val="none" w:sz="0" w:space="0" w:color="auto"/>
            <w:bottom w:val="none" w:sz="0" w:space="0" w:color="auto"/>
            <w:right w:val="none" w:sz="0" w:space="0" w:color="auto"/>
          </w:divBdr>
          <w:divsChild>
            <w:div w:id="15553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952">
      <w:bodyDiv w:val="1"/>
      <w:marLeft w:val="0"/>
      <w:marRight w:val="0"/>
      <w:marTop w:val="0"/>
      <w:marBottom w:val="0"/>
      <w:divBdr>
        <w:top w:val="none" w:sz="0" w:space="0" w:color="auto"/>
        <w:left w:val="none" w:sz="0" w:space="0" w:color="auto"/>
        <w:bottom w:val="none" w:sz="0" w:space="0" w:color="auto"/>
        <w:right w:val="none" w:sz="0" w:space="0" w:color="auto"/>
      </w:divBdr>
      <w:divsChild>
        <w:div w:id="983699449">
          <w:marLeft w:val="0"/>
          <w:marRight w:val="0"/>
          <w:marTop w:val="0"/>
          <w:marBottom w:val="0"/>
          <w:divBdr>
            <w:top w:val="none" w:sz="0" w:space="0" w:color="auto"/>
            <w:left w:val="none" w:sz="0" w:space="0" w:color="auto"/>
            <w:bottom w:val="none" w:sz="0" w:space="0" w:color="auto"/>
            <w:right w:val="none" w:sz="0" w:space="0" w:color="auto"/>
          </w:divBdr>
          <w:divsChild>
            <w:div w:id="20391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1234">
      <w:bodyDiv w:val="1"/>
      <w:marLeft w:val="0"/>
      <w:marRight w:val="0"/>
      <w:marTop w:val="0"/>
      <w:marBottom w:val="0"/>
      <w:divBdr>
        <w:top w:val="none" w:sz="0" w:space="0" w:color="auto"/>
        <w:left w:val="none" w:sz="0" w:space="0" w:color="auto"/>
        <w:bottom w:val="none" w:sz="0" w:space="0" w:color="auto"/>
        <w:right w:val="none" w:sz="0" w:space="0" w:color="auto"/>
      </w:divBdr>
      <w:divsChild>
        <w:div w:id="776096895">
          <w:marLeft w:val="0"/>
          <w:marRight w:val="0"/>
          <w:marTop w:val="0"/>
          <w:marBottom w:val="0"/>
          <w:divBdr>
            <w:top w:val="none" w:sz="0" w:space="0" w:color="auto"/>
            <w:left w:val="none" w:sz="0" w:space="0" w:color="auto"/>
            <w:bottom w:val="none" w:sz="0" w:space="0" w:color="auto"/>
            <w:right w:val="none" w:sz="0" w:space="0" w:color="auto"/>
          </w:divBdr>
          <w:divsChild>
            <w:div w:id="6160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27829">
      <w:bodyDiv w:val="1"/>
      <w:marLeft w:val="0"/>
      <w:marRight w:val="0"/>
      <w:marTop w:val="0"/>
      <w:marBottom w:val="0"/>
      <w:divBdr>
        <w:top w:val="none" w:sz="0" w:space="0" w:color="auto"/>
        <w:left w:val="none" w:sz="0" w:space="0" w:color="auto"/>
        <w:bottom w:val="none" w:sz="0" w:space="0" w:color="auto"/>
        <w:right w:val="none" w:sz="0" w:space="0" w:color="auto"/>
      </w:divBdr>
      <w:divsChild>
        <w:div w:id="1244530073">
          <w:marLeft w:val="0"/>
          <w:marRight w:val="0"/>
          <w:marTop w:val="0"/>
          <w:marBottom w:val="0"/>
          <w:divBdr>
            <w:top w:val="none" w:sz="0" w:space="0" w:color="auto"/>
            <w:left w:val="none" w:sz="0" w:space="0" w:color="auto"/>
            <w:bottom w:val="none" w:sz="0" w:space="0" w:color="auto"/>
            <w:right w:val="none" w:sz="0" w:space="0" w:color="auto"/>
          </w:divBdr>
          <w:divsChild>
            <w:div w:id="19641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1323">
      <w:bodyDiv w:val="1"/>
      <w:marLeft w:val="0"/>
      <w:marRight w:val="0"/>
      <w:marTop w:val="0"/>
      <w:marBottom w:val="0"/>
      <w:divBdr>
        <w:top w:val="none" w:sz="0" w:space="0" w:color="auto"/>
        <w:left w:val="none" w:sz="0" w:space="0" w:color="auto"/>
        <w:bottom w:val="none" w:sz="0" w:space="0" w:color="auto"/>
        <w:right w:val="none" w:sz="0" w:space="0" w:color="auto"/>
      </w:divBdr>
      <w:divsChild>
        <w:div w:id="1476531193">
          <w:marLeft w:val="0"/>
          <w:marRight w:val="0"/>
          <w:marTop w:val="0"/>
          <w:marBottom w:val="0"/>
          <w:divBdr>
            <w:top w:val="none" w:sz="0" w:space="0" w:color="auto"/>
            <w:left w:val="none" w:sz="0" w:space="0" w:color="auto"/>
            <w:bottom w:val="none" w:sz="0" w:space="0" w:color="auto"/>
            <w:right w:val="none" w:sz="0" w:space="0" w:color="auto"/>
          </w:divBdr>
          <w:divsChild>
            <w:div w:id="8290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72094">
      <w:bodyDiv w:val="1"/>
      <w:marLeft w:val="0"/>
      <w:marRight w:val="0"/>
      <w:marTop w:val="0"/>
      <w:marBottom w:val="0"/>
      <w:divBdr>
        <w:top w:val="none" w:sz="0" w:space="0" w:color="auto"/>
        <w:left w:val="none" w:sz="0" w:space="0" w:color="auto"/>
        <w:bottom w:val="none" w:sz="0" w:space="0" w:color="auto"/>
        <w:right w:val="none" w:sz="0" w:space="0" w:color="auto"/>
      </w:divBdr>
      <w:divsChild>
        <w:div w:id="1956055870">
          <w:marLeft w:val="0"/>
          <w:marRight w:val="0"/>
          <w:marTop w:val="0"/>
          <w:marBottom w:val="0"/>
          <w:divBdr>
            <w:top w:val="none" w:sz="0" w:space="0" w:color="auto"/>
            <w:left w:val="none" w:sz="0" w:space="0" w:color="auto"/>
            <w:bottom w:val="none" w:sz="0" w:space="0" w:color="auto"/>
            <w:right w:val="none" w:sz="0" w:space="0" w:color="auto"/>
          </w:divBdr>
          <w:divsChild>
            <w:div w:id="4760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2448">
      <w:bodyDiv w:val="1"/>
      <w:marLeft w:val="0"/>
      <w:marRight w:val="0"/>
      <w:marTop w:val="0"/>
      <w:marBottom w:val="0"/>
      <w:divBdr>
        <w:top w:val="none" w:sz="0" w:space="0" w:color="auto"/>
        <w:left w:val="none" w:sz="0" w:space="0" w:color="auto"/>
        <w:bottom w:val="none" w:sz="0" w:space="0" w:color="auto"/>
        <w:right w:val="none" w:sz="0" w:space="0" w:color="auto"/>
      </w:divBdr>
      <w:divsChild>
        <w:div w:id="15498010">
          <w:marLeft w:val="0"/>
          <w:marRight w:val="0"/>
          <w:marTop w:val="0"/>
          <w:marBottom w:val="0"/>
          <w:divBdr>
            <w:top w:val="none" w:sz="0" w:space="0" w:color="auto"/>
            <w:left w:val="none" w:sz="0" w:space="0" w:color="auto"/>
            <w:bottom w:val="none" w:sz="0" w:space="0" w:color="auto"/>
            <w:right w:val="none" w:sz="0" w:space="0" w:color="auto"/>
          </w:divBdr>
          <w:divsChild>
            <w:div w:id="4553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2139">
      <w:bodyDiv w:val="1"/>
      <w:marLeft w:val="0"/>
      <w:marRight w:val="0"/>
      <w:marTop w:val="0"/>
      <w:marBottom w:val="0"/>
      <w:divBdr>
        <w:top w:val="none" w:sz="0" w:space="0" w:color="auto"/>
        <w:left w:val="none" w:sz="0" w:space="0" w:color="auto"/>
        <w:bottom w:val="none" w:sz="0" w:space="0" w:color="auto"/>
        <w:right w:val="none" w:sz="0" w:space="0" w:color="auto"/>
      </w:divBdr>
      <w:divsChild>
        <w:div w:id="135268758">
          <w:marLeft w:val="0"/>
          <w:marRight w:val="0"/>
          <w:marTop w:val="0"/>
          <w:marBottom w:val="0"/>
          <w:divBdr>
            <w:top w:val="none" w:sz="0" w:space="0" w:color="auto"/>
            <w:left w:val="none" w:sz="0" w:space="0" w:color="auto"/>
            <w:bottom w:val="none" w:sz="0" w:space="0" w:color="auto"/>
            <w:right w:val="none" w:sz="0" w:space="0" w:color="auto"/>
          </w:divBdr>
          <w:divsChild>
            <w:div w:id="3332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89134">
      <w:bodyDiv w:val="1"/>
      <w:marLeft w:val="0"/>
      <w:marRight w:val="0"/>
      <w:marTop w:val="0"/>
      <w:marBottom w:val="0"/>
      <w:divBdr>
        <w:top w:val="none" w:sz="0" w:space="0" w:color="auto"/>
        <w:left w:val="none" w:sz="0" w:space="0" w:color="auto"/>
        <w:bottom w:val="none" w:sz="0" w:space="0" w:color="auto"/>
        <w:right w:val="none" w:sz="0" w:space="0" w:color="auto"/>
      </w:divBdr>
      <w:divsChild>
        <w:div w:id="1081172864">
          <w:marLeft w:val="0"/>
          <w:marRight w:val="0"/>
          <w:marTop w:val="0"/>
          <w:marBottom w:val="0"/>
          <w:divBdr>
            <w:top w:val="none" w:sz="0" w:space="0" w:color="auto"/>
            <w:left w:val="none" w:sz="0" w:space="0" w:color="auto"/>
            <w:bottom w:val="none" w:sz="0" w:space="0" w:color="auto"/>
            <w:right w:val="none" w:sz="0" w:space="0" w:color="auto"/>
          </w:divBdr>
          <w:divsChild>
            <w:div w:id="18010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5894">
      <w:bodyDiv w:val="1"/>
      <w:marLeft w:val="0"/>
      <w:marRight w:val="0"/>
      <w:marTop w:val="0"/>
      <w:marBottom w:val="0"/>
      <w:divBdr>
        <w:top w:val="none" w:sz="0" w:space="0" w:color="auto"/>
        <w:left w:val="none" w:sz="0" w:space="0" w:color="auto"/>
        <w:bottom w:val="none" w:sz="0" w:space="0" w:color="auto"/>
        <w:right w:val="none" w:sz="0" w:space="0" w:color="auto"/>
      </w:divBdr>
      <w:divsChild>
        <w:div w:id="1954045984">
          <w:marLeft w:val="0"/>
          <w:marRight w:val="0"/>
          <w:marTop w:val="0"/>
          <w:marBottom w:val="0"/>
          <w:divBdr>
            <w:top w:val="none" w:sz="0" w:space="0" w:color="auto"/>
            <w:left w:val="none" w:sz="0" w:space="0" w:color="auto"/>
            <w:bottom w:val="none" w:sz="0" w:space="0" w:color="auto"/>
            <w:right w:val="none" w:sz="0" w:space="0" w:color="auto"/>
          </w:divBdr>
          <w:divsChild>
            <w:div w:id="15415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9089">
      <w:bodyDiv w:val="1"/>
      <w:marLeft w:val="0"/>
      <w:marRight w:val="0"/>
      <w:marTop w:val="0"/>
      <w:marBottom w:val="0"/>
      <w:divBdr>
        <w:top w:val="none" w:sz="0" w:space="0" w:color="auto"/>
        <w:left w:val="none" w:sz="0" w:space="0" w:color="auto"/>
        <w:bottom w:val="none" w:sz="0" w:space="0" w:color="auto"/>
        <w:right w:val="none" w:sz="0" w:space="0" w:color="auto"/>
      </w:divBdr>
      <w:divsChild>
        <w:div w:id="650064635">
          <w:marLeft w:val="0"/>
          <w:marRight w:val="0"/>
          <w:marTop w:val="0"/>
          <w:marBottom w:val="0"/>
          <w:divBdr>
            <w:top w:val="none" w:sz="0" w:space="0" w:color="auto"/>
            <w:left w:val="none" w:sz="0" w:space="0" w:color="auto"/>
            <w:bottom w:val="none" w:sz="0" w:space="0" w:color="auto"/>
            <w:right w:val="none" w:sz="0" w:space="0" w:color="auto"/>
          </w:divBdr>
          <w:divsChild>
            <w:div w:id="6251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5971">
      <w:bodyDiv w:val="1"/>
      <w:marLeft w:val="0"/>
      <w:marRight w:val="0"/>
      <w:marTop w:val="0"/>
      <w:marBottom w:val="0"/>
      <w:divBdr>
        <w:top w:val="none" w:sz="0" w:space="0" w:color="auto"/>
        <w:left w:val="none" w:sz="0" w:space="0" w:color="auto"/>
        <w:bottom w:val="none" w:sz="0" w:space="0" w:color="auto"/>
        <w:right w:val="none" w:sz="0" w:space="0" w:color="auto"/>
      </w:divBdr>
      <w:divsChild>
        <w:div w:id="529301155">
          <w:marLeft w:val="0"/>
          <w:marRight w:val="0"/>
          <w:marTop w:val="0"/>
          <w:marBottom w:val="0"/>
          <w:divBdr>
            <w:top w:val="none" w:sz="0" w:space="0" w:color="auto"/>
            <w:left w:val="none" w:sz="0" w:space="0" w:color="auto"/>
            <w:bottom w:val="none" w:sz="0" w:space="0" w:color="auto"/>
            <w:right w:val="none" w:sz="0" w:space="0" w:color="auto"/>
          </w:divBdr>
          <w:divsChild>
            <w:div w:id="690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252">
      <w:bodyDiv w:val="1"/>
      <w:marLeft w:val="0"/>
      <w:marRight w:val="0"/>
      <w:marTop w:val="0"/>
      <w:marBottom w:val="0"/>
      <w:divBdr>
        <w:top w:val="none" w:sz="0" w:space="0" w:color="auto"/>
        <w:left w:val="none" w:sz="0" w:space="0" w:color="auto"/>
        <w:bottom w:val="none" w:sz="0" w:space="0" w:color="auto"/>
        <w:right w:val="none" w:sz="0" w:space="0" w:color="auto"/>
      </w:divBdr>
      <w:divsChild>
        <w:div w:id="1200052199">
          <w:marLeft w:val="0"/>
          <w:marRight w:val="0"/>
          <w:marTop w:val="0"/>
          <w:marBottom w:val="0"/>
          <w:divBdr>
            <w:top w:val="none" w:sz="0" w:space="0" w:color="auto"/>
            <w:left w:val="none" w:sz="0" w:space="0" w:color="auto"/>
            <w:bottom w:val="none" w:sz="0" w:space="0" w:color="auto"/>
            <w:right w:val="none" w:sz="0" w:space="0" w:color="auto"/>
          </w:divBdr>
          <w:divsChild>
            <w:div w:id="10536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772">
      <w:bodyDiv w:val="1"/>
      <w:marLeft w:val="0"/>
      <w:marRight w:val="0"/>
      <w:marTop w:val="0"/>
      <w:marBottom w:val="0"/>
      <w:divBdr>
        <w:top w:val="none" w:sz="0" w:space="0" w:color="auto"/>
        <w:left w:val="none" w:sz="0" w:space="0" w:color="auto"/>
        <w:bottom w:val="none" w:sz="0" w:space="0" w:color="auto"/>
        <w:right w:val="none" w:sz="0" w:space="0" w:color="auto"/>
      </w:divBdr>
      <w:divsChild>
        <w:div w:id="823474959">
          <w:marLeft w:val="0"/>
          <w:marRight w:val="0"/>
          <w:marTop w:val="0"/>
          <w:marBottom w:val="0"/>
          <w:divBdr>
            <w:top w:val="none" w:sz="0" w:space="0" w:color="auto"/>
            <w:left w:val="none" w:sz="0" w:space="0" w:color="auto"/>
            <w:bottom w:val="none" w:sz="0" w:space="0" w:color="auto"/>
            <w:right w:val="none" w:sz="0" w:space="0" w:color="auto"/>
          </w:divBdr>
          <w:divsChild>
            <w:div w:id="12842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45618">
      <w:bodyDiv w:val="1"/>
      <w:marLeft w:val="0"/>
      <w:marRight w:val="0"/>
      <w:marTop w:val="0"/>
      <w:marBottom w:val="0"/>
      <w:divBdr>
        <w:top w:val="none" w:sz="0" w:space="0" w:color="auto"/>
        <w:left w:val="none" w:sz="0" w:space="0" w:color="auto"/>
        <w:bottom w:val="none" w:sz="0" w:space="0" w:color="auto"/>
        <w:right w:val="none" w:sz="0" w:space="0" w:color="auto"/>
      </w:divBdr>
      <w:divsChild>
        <w:div w:id="289674500">
          <w:marLeft w:val="0"/>
          <w:marRight w:val="0"/>
          <w:marTop w:val="0"/>
          <w:marBottom w:val="0"/>
          <w:divBdr>
            <w:top w:val="none" w:sz="0" w:space="0" w:color="auto"/>
            <w:left w:val="none" w:sz="0" w:space="0" w:color="auto"/>
            <w:bottom w:val="none" w:sz="0" w:space="0" w:color="auto"/>
            <w:right w:val="none" w:sz="0" w:space="0" w:color="auto"/>
          </w:divBdr>
          <w:divsChild>
            <w:div w:id="14069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2513">
      <w:bodyDiv w:val="1"/>
      <w:marLeft w:val="0"/>
      <w:marRight w:val="0"/>
      <w:marTop w:val="0"/>
      <w:marBottom w:val="0"/>
      <w:divBdr>
        <w:top w:val="none" w:sz="0" w:space="0" w:color="auto"/>
        <w:left w:val="none" w:sz="0" w:space="0" w:color="auto"/>
        <w:bottom w:val="none" w:sz="0" w:space="0" w:color="auto"/>
        <w:right w:val="none" w:sz="0" w:space="0" w:color="auto"/>
      </w:divBdr>
      <w:divsChild>
        <w:div w:id="1682582653">
          <w:marLeft w:val="0"/>
          <w:marRight w:val="0"/>
          <w:marTop w:val="0"/>
          <w:marBottom w:val="0"/>
          <w:divBdr>
            <w:top w:val="none" w:sz="0" w:space="0" w:color="auto"/>
            <w:left w:val="none" w:sz="0" w:space="0" w:color="auto"/>
            <w:bottom w:val="none" w:sz="0" w:space="0" w:color="auto"/>
            <w:right w:val="none" w:sz="0" w:space="0" w:color="auto"/>
          </w:divBdr>
          <w:divsChild>
            <w:div w:id="7115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095">
      <w:bodyDiv w:val="1"/>
      <w:marLeft w:val="0"/>
      <w:marRight w:val="0"/>
      <w:marTop w:val="0"/>
      <w:marBottom w:val="0"/>
      <w:divBdr>
        <w:top w:val="none" w:sz="0" w:space="0" w:color="auto"/>
        <w:left w:val="none" w:sz="0" w:space="0" w:color="auto"/>
        <w:bottom w:val="none" w:sz="0" w:space="0" w:color="auto"/>
        <w:right w:val="none" w:sz="0" w:space="0" w:color="auto"/>
      </w:divBdr>
      <w:divsChild>
        <w:div w:id="611859412">
          <w:marLeft w:val="0"/>
          <w:marRight w:val="0"/>
          <w:marTop w:val="0"/>
          <w:marBottom w:val="0"/>
          <w:divBdr>
            <w:top w:val="none" w:sz="0" w:space="0" w:color="auto"/>
            <w:left w:val="none" w:sz="0" w:space="0" w:color="auto"/>
            <w:bottom w:val="none" w:sz="0" w:space="0" w:color="auto"/>
            <w:right w:val="none" w:sz="0" w:space="0" w:color="auto"/>
          </w:divBdr>
          <w:divsChild>
            <w:div w:id="13555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8007">
      <w:bodyDiv w:val="1"/>
      <w:marLeft w:val="0"/>
      <w:marRight w:val="0"/>
      <w:marTop w:val="0"/>
      <w:marBottom w:val="0"/>
      <w:divBdr>
        <w:top w:val="none" w:sz="0" w:space="0" w:color="auto"/>
        <w:left w:val="none" w:sz="0" w:space="0" w:color="auto"/>
        <w:bottom w:val="none" w:sz="0" w:space="0" w:color="auto"/>
        <w:right w:val="none" w:sz="0" w:space="0" w:color="auto"/>
      </w:divBdr>
      <w:divsChild>
        <w:div w:id="972902838">
          <w:marLeft w:val="0"/>
          <w:marRight w:val="0"/>
          <w:marTop w:val="0"/>
          <w:marBottom w:val="0"/>
          <w:divBdr>
            <w:top w:val="none" w:sz="0" w:space="0" w:color="auto"/>
            <w:left w:val="none" w:sz="0" w:space="0" w:color="auto"/>
            <w:bottom w:val="none" w:sz="0" w:space="0" w:color="auto"/>
            <w:right w:val="none" w:sz="0" w:space="0" w:color="auto"/>
          </w:divBdr>
          <w:divsChild>
            <w:div w:id="10993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1123">
      <w:bodyDiv w:val="1"/>
      <w:marLeft w:val="0"/>
      <w:marRight w:val="0"/>
      <w:marTop w:val="0"/>
      <w:marBottom w:val="0"/>
      <w:divBdr>
        <w:top w:val="none" w:sz="0" w:space="0" w:color="auto"/>
        <w:left w:val="none" w:sz="0" w:space="0" w:color="auto"/>
        <w:bottom w:val="none" w:sz="0" w:space="0" w:color="auto"/>
        <w:right w:val="none" w:sz="0" w:space="0" w:color="auto"/>
      </w:divBdr>
      <w:divsChild>
        <w:div w:id="1326477359">
          <w:marLeft w:val="0"/>
          <w:marRight w:val="0"/>
          <w:marTop w:val="0"/>
          <w:marBottom w:val="0"/>
          <w:divBdr>
            <w:top w:val="none" w:sz="0" w:space="0" w:color="auto"/>
            <w:left w:val="none" w:sz="0" w:space="0" w:color="auto"/>
            <w:bottom w:val="none" w:sz="0" w:space="0" w:color="auto"/>
            <w:right w:val="none" w:sz="0" w:space="0" w:color="auto"/>
          </w:divBdr>
          <w:divsChild>
            <w:div w:id="1913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2105">
      <w:bodyDiv w:val="1"/>
      <w:marLeft w:val="0"/>
      <w:marRight w:val="0"/>
      <w:marTop w:val="0"/>
      <w:marBottom w:val="0"/>
      <w:divBdr>
        <w:top w:val="none" w:sz="0" w:space="0" w:color="auto"/>
        <w:left w:val="none" w:sz="0" w:space="0" w:color="auto"/>
        <w:bottom w:val="none" w:sz="0" w:space="0" w:color="auto"/>
        <w:right w:val="none" w:sz="0" w:space="0" w:color="auto"/>
      </w:divBdr>
      <w:divsChild>
        <w:div w:id="994332119">
          <w:marLeft w:val="0"/>
          <w:marRight w:val="0"/>
          <w:marTop w:val="0"/>
          <w:marBottom w:val="0"/>
          <w:divBdr>
            <w:top w:val="none" w:sz="0" w:space="0" w:color="auto"/>
            <w:left w:val="none" w:sz="0" w:space="0" w:color="auto"/>
            <w:bottom w:val="none" w:sz="0" w:space="0" w:color="auto"/>
            <w:right w:val="none" w:sz="0" w:space="0" w:color="auto"/>
          </w:divBdr>
          <w:divsChild>
            <w:div w:id="1009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8656">
      <w:bodyDiv w:val="1"/>
      <w:marLeft w:val="0"/>
      <w:marRight w:val="0"/>
      <w:marTop w:val="0"/>
      <w:marBottom w:val="0"/>
      <w:divBdr>
        <w:top w:val="none" w:sz="0" w:space="0" w:color="auto"/>
        <w:left w:val="none" w:sz="0" w:space="0" w:color="auto"/>
        <w:bottom w:val="none" w:sz="0" w:space="0" w:color="auto"/>
        <w:right w:val="none" w:sz="0" w:space="0" w:color="auto"/>
      </w:divBdr>
      <w:divsChild>
        <w:div w:id="460853668">
          <w:marLeft w:val="0"/>
          <w:marRight w:val="0"/>
          <w:marTop w:val="0"/>
          <w:marBottom w:val="0"/>
          <w:divBdr>
            <w:top w:val="none" w:sz="0" w:space="0" w:color="auto"/>
            <w:left w:val="none" w:sz="0" w:space="0" w:color="auto"/>
            <w:bottom w:val="none" w:sz="0" w:space="0" w:color="auto"/>
            <w:right w:val="none" w:sz="0" w:space="0" w:color="auto"/>
          </w:divBdr>
          <w:divsChild>
            <w:div w:id="8322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8709">
      <w:bodyDiv w:val="1"/>
      <w:marLeft w:val="0"/>
      <w:marRight w:val="0"/>
      <w:marTop w:val="0"/>
      <w:marBottom w:val="0"/>
      <w:divBdr>
        <w:top w:val="none" w:sz="0" w:space="0" w:color="auto"/>
        <w:left w:val="none" w:sz="0" w:space="0" w:color="auto"/>
        <w:bottom w:val="none" w:sz="0" w:space="0" w:color="auto"/>
        <w:right w:val="none" w:sz="0" w:space="0" w:color="auto"/>
      </w:divBdr>
      <w:divsChild>
        <w:div w:id="212621814">
          <w:marLeft w:val="0"/>
          <w:marRight w:val="0"/>
          <w:marTop w:val="0"/>
          <w:marBottom w:val="0"/>
          <w:divBdr>
            <w:top w:val="none" w:sz="0" w:space="0" w:color="auto"/>
            <w:left w:val="none" w:sz="0" w:space="0" w:color="auto"/>
            <w:bottom w:val="none" w:sz="0" w:space="0" w:color="auto"/>
            <w:right w:val="none" w:sz="0" w:space="0" w:color="auto"/>
          </w:divBdr>
          <w:divsChild>
            <w:div w:id="1963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9510">
      <w:bodyDiv w:val="1"/>
      <w:marLeft w:val="0"/>
      <w:marRight w:val="0"/>
      <w:marTop w:val="0"/>
      <w:marBottom w:val="0"/>
      <w:divBdr>
        <w:top w:val="none" w:sz="0" w:space="0" w:color="auto"/>
        <w:left w:val="none" w:sz="0" w:space="0" w:color="auto"/>
        <w:bottom w:val="none" w:sz="0" w:space="0" w:color="auto"/>
        <w:right w:val="none" w:sz="0" w:space="0" w:color="auto"/>
      </w:divBdr>
      <w:divsChild>
        <w:div w:id="1852185054">
          <w:marLeft w:val="0"/>
          <w:marRight w:val="0"/>
          <w:marTop w:val="0"/>
          <w:marBottom w:val="0"/>
          <w:divBdr>
            <w:top w:val="none" w:sz="0" w:space="0" w:color="auto"/>
            <w:left w:val="none" w:sz="0" w:space="0" w:color="auto"/>
            <w:bottom w:val="none" w:sz="0" w:space="0" w:color="auto"/>
            <w:right w:val="none" w:sz="0" w:space="0" w:color="auto"/>
          </w:divBdr>
          <w:divsChild>
            <w:div w:id="20214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114">
      <w:bodyDiv w:val="1"/>
      <w:marLeft w:val="0"/>
      <w:marRight w:val="0"/>
      <w:marTop w:val="0"/>
      <w:marBottom w:val="0"/>
      <w:divBdr>
        <w:top w:val="none" w:sz="0" w:space="0" w:color="auto"/>
        <w:left w:val="none" w:sz="0" w:space="0" w:color="auto"/>
        <w:bottom w:val="none" w:sz="0" w:space="0" w:color="auto"/>
        <w:right w:val="none" w:sz="0" w:space="0" w:color="auto"/>
      </w:divBdr>
      <w:divsChild>
        <w:div w:id="583994565">
          <w:marLeft w:val="0"/>
          <w:marRight w:val="0"/>
          <w:marTop w:val="0"/>
          <w:marBottom w:val="0"/>
          <w:divBdr>
            <w:top w:val="none" w:sz="0" w:space="0" w:color="auto"/>
            <w:left w:val="none" w:sz="0" w:space="0" w:color="auto"/>
            <w:bottom w:val="none" w:sz="0" w:space="0" w:color="auto"/>
            <w:right w:val="none" w:sz="0" w:space="0" w:color="auto"/>
          </w:divBdr>
          <w:divsChild>
            <w:div w:id="13376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0615">
      <w:bodyDiv w:val="1"/>
      <w:marLeft w:val="0"/>
      <w:marRight w:val="0"/>
      <w:marTop w:val="0"/>
      <w:marBottom w:val="0"/>
      <w:divBdr>
        <w:top w:val="none" w:sz="0" w:space="0" w:color="auto"/>
        <w:left w:val="none" w:sz="0" w:space="0" w:color="auto"/>
        <w:bottom w:val="none" w:sz="0" w:space="0" w:color="auto"/>
        <w:right w:val="none" w:sz="0" w:space="0" w:color="auto"/>
      </w:divBdr>
      <w:divsChild>
        <w:div w:id="6947906">
          <w:marLeft w:val="0"/>
          <w:marRight w:val="0"/>
          <w:marTop w:val="0"/>
          <w:marBottom w:val="0"/>
          <w:divBdr>
            <w:top w:val="none" w:sz="0" w:space="0" w:color="auto"/>
            <w:left w:val="none" w:sz="0" w:space="0" w:color="auto"/>
            <w:bottom w:val="none" w:sz="0" w:space="0" w:color="auto"/>
            <w:right w:val="none" w:sz="0" w:space="0" w:color="auto"/>
          </w:divBdr>
          <w:divsChild>
            <w:div w:id="20782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2552">
      <w:bodyDiv w:val="1"/>
      <w:marLeft w:val="0"/>
      <w:marRight w:val="0"/>
      <w:marTop w:val="0"/>
      <w:marBottom w:val="0"/>
      <w:divBdr>
        <w:top w:val="none" w:sz="0" w:space="0" w:color="auto"/>
        <w:left w:val="none" w:sz="0" w:space="0" w:color="auto"/>
        <w:bottom w:val="none" w:sz="0" w:space="0" w:color="auto"/>
        <w:right w:val="none" w:sz="0" w:space="0" w:color="auto"/>
      </w:divBdr>
      <w:divsChild>
        <w:div w:id="868878783">
          <w:marLeft w:val="0"/>
          <w:marRight w:val="0"/>
          <w:marTop w:val="0"/>
          <w:marBottom w:val="0"/>
          <w:divBdr>
            <w:top w:val="none" w:sz="0" w:space="0" w:color="auto"/>
            <w:left w:val="none" w:sz="0" w:space="0" w:color="auto"/>
            <w:bottom w:val="none" w:sz="0" w:space="0" w:color="auto"/>
            <w:right w:val="none" w:sz="0" w:space="0" w:color="auto"/>
          </w:divBdr>
          <w:divsChild>
            <w:div w:id="17483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222">
      <w:bodyDiv w:val="1"/>
      <w:marLeft w:val="0"/>
      <w:marRight w:val="0"/>
      <w:marTop w:val="0"/>
      <w:marBottom w:val="0"/>
      <w:divBdr>
        <w:top w:val="none" w:sz="0" w:space="0" w:color="auto"/>
        <w:left w:val="none" w:sz="0" w:space="0" w:color="auto"/>
        <w:bottom w:val="none" w:sz="0" w:space="0" w:color="auto"/>
        <w:right w:val="none" w:sz="0" w:space="0" w:color="auto"/>
      </w:divBdr>
      <w:divsChild>
        <w:div w:id="621889550">
          <w:marLeft w:val="0"/>
          <w:marRight w:val="0"/>
          <w:marTop w:val="0"/>
          <w:marBottom w:val="0"/>
          <w:divBdr>
            <w:top w:val="none" w:sz="0" w:space="0" w:color="auto"/>
            <w:left w:val="none" w:sz="0" w:space="0" w:color="auto"/>
            <w:bottom w:val="none" w:sz="0" w:space="0" w:color="auto"/>
            <w:right w:val="none" w:sz="0" w:space="0" w:color="auto"/>
          </w:divBdr>
          <w:divsChild>
            <w:div w:id="1733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6336">
      <w:bodyDiv w:val="1"/>
      <w:marLeft w:val="0"/>
      <w:marRight w:val="0"/>
      <w:marTop w:val="0"/>
      <w:marBottom w:val="0"/>
      <w:divBdr>
        <w:top w:val="none" w:sz="0" w:space="0" w:color="auto"/>
        <w:left w:val="none" w:sz="0" w:space="0" w:color="auto"/>
        <w:bottom w:val="none" w:sz="0" w:space="0" w:color="auto"/>
        <w:right w:val="none" w:sz="0" w:space="0" w:color="auto"/>
      </w:divBdr>
      <w:divsChild>
        <w:div w:id="2003926878">
          <w:marLeft w:val="0"/>
          <w:marRight w:val="0"/>
          <w:marTop w:val="0"/>
          <w:marBottom w:val="0"/>
          <w:divBdr>
            <w:top w:val="none" w:sz="0" w:space="0" w:color="auto"/>
            <w:left w:val="none" w:sz="0" w:space="0" w:color="auto"/>
            <w:bottom w:val="none" w:sz="0" w:space="0" w:color="auto"/>
            <w:right w:val="none" w:sz="0" w:space="0" w:color="auto"/>
          </w:divBdr>
          <w:divsChild>
            <w:div w:id="15093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8068">
      <w:bodyDiv w:val="1"/>
      <w:marLeft w:val="0"/>
      <w:marRight w:val="0"/>
      <w:marTop w:val="0"/>
      <w:marBottom w:val="0"/>
      <w:divBdr>
        <w:top w:val="none" w:sz="0" w:space="0" w:color="auto"/>
        <w:left w:val="none" w:sz="0" w:space="0" w:color="auto"/>
        <w:bottom w:val="none" w:sz="0" w:space="0" w:color="auto"/>
        <w:right w:val="none" w:sz="0" w:space="0" w:color="auto"/>
      </w:divBdr>
      <w:divsChild>
        <w:div w:id="372466194">
          <w:marLeft w:val="0"/>
          <w:marRight w:val="0"/>
          <w:marTop w:val="0"/>
          <w:marBottom w:val="0"/>
          <w:divBdr>
            <w:top w:val="none" w:sz="0" w:space="0" w:color="auto"/>
            <w:left w:val="none" w:sz="0" w:space="0" w:color="auto"/>
            <w:bottom w:val="none" w:sz="0" w:space="0" w:color="auto"/>
            <w:right w:val="none" w:sz="0" w:space="0" w:color="auto"/>
          </w:divBdr>
          <w:divsChild>
            <w:div w:id="609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5550">
      <w:bodyDiv w:val="1"/>
      <w:marLeft w:val="0"/>
      <w:marRight w:val="0"/>
      <w:marTop w:val="0"/>
      <w:marBottom w:val="0"/>
      <w:divBdr>
        <w:top w:val="none" w:sz="0" w:space="0" w:color="auto"/>
        <w:left w:val="none" w:sz="0" w:space="0" w:color="auto"/>
        <w:bottom w:val="none" w:sz="0" w:space="0" w:color="auto"/>
        <w:right w:val="none" w:sz="0" w:space="0" w:color="auto"/>
      </w:divBdr>
      <w:divsChild>
        <w:div w:id="1016226839">
          <w:marLeft w:val="0"/>
          <w:marRight w:val="0"/>
          <w:marTop w:val="0"/>
          <w:marBottom w:val="0"/>
          <w:divBdr>
            <w:top w:val="none" w:sz="0" w:space="0" w:color="auto"/>
            <w:left w:val="none" w:sz="0" w:space="0" w:color="auto"/>
            <w:bottom w:val="none" w:sz="0" w:space="0" w:color="auto"/>
            <w:right w:val="none" w:sz="0" w:space="0" w:color="auto"/>
          </w:divBdr>
          <w:divsChild>
            <w:div w:id="8582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7611">
      <w:bodyDiv w:val="1"/>
      <w:marLeft w:val="0"/>
      <w:marRight w:val="0"/>
      <w:marTop w:val="0"/>
      <w:marBottom w:val="0"/>
      <w:divBdr>
        <w:top w:val="none" w:sz="0" w:space="0" w:color="auto"/>
        <w:left w:val="none" w:sz="0" w:space="0" w:color="auto"/>
        <w:bottom w:val="none" w:sz="0" w:space="0" w:color="auto"/>
        <w:right w:val="none" w:sz="0" w:space="0" w:color="auto"/>
      </w:divBdr>
      <w:divsChild>
        <w:div w:id="2096895177">
          <w:marLeft w:val="0"/>
          <w:marRight w:val="0"/>
          <w:marTop w:val="0"/>
          <w:marBottom w:val="0"/>
          <w:divBdr>
            <w:top w:val="none" w:sz="0" w:space="0" w:color="auto"/>
            <w:left w:val="none" w:sz="0" w:space="0" w:color="auto"/>
            <w:bottom w:val="none" w:sz="0" w:space="0" w:color="auto"/>
            <w:right w:val="none" w:sz="0" w:space="0" w:color="auto"/>
          </w:divBdr>
          <w:divsChild>
            <w:div w:id="9391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56543">
      <w:bodyDiv w:val="1"/>
      <w:marLeft w:val="0"/>
      <w:marRight w:val="0"/>
      <w:marTop w:val="0"/>
      <w:marBottom w:val="0"/>
      <w:divBdr>
        <w:top w:val="none" w:sz="0" w:space="0" w:color="auto"/>
        <w:left w:val="none" w:sz="0" w:space="0" w:color="auto"/>
        <w:bottom w:val="none" w:sz="0" w:space="0" w:color="auto"/>
        <w:right w:val="none" w:sz="0" w:space="0" w:color="auto"/>
      </w:divBdr>
      <w:divsChild>
        <w:div w:id="793211097">
          <w:marLeft w:val="0"/>
          <w:marRight w:val="0"/>
          <w:marTop w:val="0"/>
          <w:marBottom w:val="0"/>
          <w:divBdr>
            <w:top w:val="none" w:sz="0" w:space="0" w:color="auto"/>
            <w:left w:val="none" w:sz="0" w:space="0" w:color="auto"/>
            <w:bottom w:val="none" w:sz="0" w:space="0" w:color="auto"/>
            <w:right w:val="none" w:sz="0" w:space="0" w:color="auto"/>
          </w:divBdr>
          <w:divsChild>
            <w:div w:id="2279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1844">
      <w:bodyDiv w:val="1"/>
      <w:marLeft w:val="0"/>
      <w:marRight w:val="0"/>
      <w:marTop w:val="0"/>
      <w:marBottom w:val="0"/>
      <w:divBdr>
        <w:top w:val="none" w:sz="0" w:space="0" w:color="auto"/>
        <w:left w:val="none" w:sz="0" w:space="0" w:color="auto"/>
        <w:bottom w:val="none" w:sz="0" w:space="0" w:color="auto"/>
        <w:right w:val="none" w:sz="0" w:space="0" w:color="auto"/>
      </w:divBdr>
      <w:divsChild>
        <w:div w:id="1873494624">
          <w:marLeft w:val="0"/>
          <w:marRight w:val="0"/>
          <w:marTop w:val="0"/>
          <w:marBottom w:val="0"/>
          <w:divBdr>
            <w:top w:val="none" w:sz="0" w:space="0" w:color="auto"/>
            <w:left w:val="none" w:sz="0" w:space="0" w:color="auto"/>
            <w:bottom w:val="none" w:sz="0" w:space="0" w:color="auto"/>
            <w:right w:val="none" w:sz="0" w:space="0" w:color="auto"/>
          </w:divBdr>
          <w:divsChild>
            <w:div w:id="9868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5429">
      <w:bodyDiv w:val="1"/>
      <w:marLeft w:val="0"/>
      <w:marRight w:val="0"/>
      <w:marTop w:val="0"/>
      <w:marBottom w:val="0"/>
      <w:divBdr>
        <w:top w:val="none" w:sz="0" w:space="0" w:color="auto"/>
        <w:left w:val="none" w:sz="0" w:space="0" w:color="auto"/>
        <w:bottom w:val="none" w:sz="0" w:space="0" w:color="auto"/>
        <w:right w:val="none" w:sz="0" w:space="0" w:color="auto"/>
      </w:divBdr>
      <w:divsChild>
        <w:div w:id="83041832">
          <w:marLeft w:val="0"/>
          <w:marRight w:val="0"/>
          <w:marTop w:val="0"/>
          <w:marBottom w:val="0"/>
          <w:divBdr>
            <w:top w:val="none" w:sz="0" w:space="0" w:color="auto"/>
            <w:left w:val="none" w:sz="0" w:space="0" w:color="auto"/>
            <w:bottom w:val="none" w:sz="0" w:space="0" w:color="auto"/>
            <w:right w:val="none" w:sz="0" w:space="0" w:color="auto"/>
          </w:divBdr>
          <w:divsChild>
            <w:div w:id="7716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6396">
      <w:bodyDiv w:val="1"/>
      <w:marLeft w:val="0"/>
      <w:marRight w:val="0"/>
      <w:marTop w:val="0"/>
      <w:marBottom w:val="0"/>
      <w:divBdr>
        <w:top w:val="none" w:sz="0" w:space="0" w:color="auto"/>
        <w:left w:val="none" w:sz="0" w:space="0" w:color="auto"/>
        <w:bottom w:val="none" w:sz="0" w:space="0" w:color="auto"/>
        <w:right w:val="none" w:sz="0" w:space="0" w:color="auto"/>
      </w:divBdr>
      <w:divsChild>
        <w:div w:id="1426606458">
          <w:marLeft w:val="0"/>
          <w:marRight w:val="0"/>
          <w:marTop w:val="0"/>
          <w:marBottom w:val="0"/>
          <w:divBdr>
            <w:top w:val="none" w:sz="0" w:space="0" w:color="auto"/>
            <w:left w:val="none" w:sz="0" w:space="0" w:color="auto"/>
            <w:bottom w:val="none" w:sz="0" w:space="0" w:color="auto"/>
            <w:right w:val="none" w:sz="0" w:space="0" w:color="auto"/>
          </w:divBdr>
          <w:divsChild>
            <w:div w:id="4269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2220">
      <w:bodyDiv w:val="1"/>
      <w:marLeft w:val="0"/>
      <w:marRight w:val="0"/>
      <w:marTop w:val="0"/>
      <w:marBottom w:val="0"/>
      <w:divBdr>
        <w:top w:val="none" w:sz="0" w:space="0" w:color="auto"/>
        <w:left w:val="none" w:sz="0" w:space="0" w:color="auto"/>
        <w:bottom w:val="none" w:sz="0" w:space="0" w:color="auto"/>
        <w:right w:val="none" w:sz="0" w:space="0" w:color="auto"/>
      </w:divBdr>
      <w:divsChild>
        <w:div w:id="1723670483">
          <w:marLeft w:val="0"/>
          <w:marRight w:val="0"/>
          <w:marTop w:val="0"/>
          <w:marBottom w:val="0"/>
          <w:divBdr>
            <w:top w:val="none" w:sz="0" w:space="0" w:color="auto"/>
            <w:left w:val="none" w:sz="0" w:space="0" w:color="auto"/>
            <w:bottom w:val="none" w:sz="0" w:space="0" w:color="auto"/>
            <w:right w:val="none" w:sz="0" w:space="0" w:color="auto"/>
          </w:divBdr>
          <w:divsChild>
            <w:div w:id="18976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4358">
      <w:bodyDiv w:val="1"/>
      <w:marLeft w:val="0"/>
      <w:marRight w:val="0"/>
      <w:marTop w:val="0"/>
      <w:marBottom w:val="0"/>
      <w:divBdr>
        <w:top w:val="none" w:sz="0" w:space="0" w:color="auto"/>
        <w:left w:val="none" w:sz="0" w:space="0" w:color="auto"/>
        <w:bottom w:val="none" w:sz="0" w:space="0" w:color="auto"/>
        <w:right w:val="none" w:sz="0" w:space="0" w:color="auto"/>
      </w:divBdr>
      <w:divsChild>
        <w:div w:id="1108505117">
          <w:marLeft w:val="0"/>
          <w:marRight w:val="0"/>
          <w:marTop w:val="0"/>
          <w:marBottom w:val="0"/>
          <w:divBdr>
            <w:top w:val="none" w:sz="0" w:space="0" w:color="auto"/>
            <w:left w:val="none" w:sz="0" w:space="0" w:color="auto"/>
            <w:bottom w:val="none" w:sz="0" w:space="0" w:color="auto"/>
            <w:right w:val="none" w:sz="0" w:space="0" w:color="auto"/>
          </w:divBdr>
          <w:divsChild>
            <w:div w:id="8282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4117">
      <w:bodyDiv w:val="1"/>
      <w:marLeft w:val="0"/>
      <w:marRight w:val="0"/>
      <w:marTop w:val="0"/>
      <w:marBottom w:val="0"/>
      <w:divBdr>
        <w:top w:val="none" w:sz="0" w:space="0" w:color="auto"/>
        <w:left w:val="none" w:sz="0" w:space="0" w:color="auto"/>
        <w:bottom w:val="none" w:sz="0" w:space="0" w:color="auto"/>
        <w:right w:val="none" w:sz="0" w:space="0" w:color="auto"/>
      </w:divBdr>
      <w:divsChild>
        <w:div w:id="1220093994">
          <w:marLeft w:val="0"/>
          <w:marRight w:val="0"/>
          <w:marTop w:val="0"/>
          <w:marBottom w:val="0"/>
          <w:divBdr>
            <w:top w:val="none" w:sz="0" w:space="0" w:color="auto"/>
            <w:left w:val="none" w:sz="0" w:space="0" w:color="auto"/>
            <w:bottom w:val="none" w:sz="0" w:space="0" w:color="auto"/>
            <w:right w:val="none" w:sz="0" w:space="0" w:color="auto"/>
          </w:divBdr>
          <w:divsChild>
            <w:div w:id="810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7235">
      <w:bodyDiv w:val="1"/>
      <w:marLeft w:val="0"/>
      <w:marRight w:val="0"/>
      <w:marTop w:val="0"/>
      <w:marBottom w:val="0"/>
      <w:divBdr>
        <w:top w:val="none" w:sz="0" w:space="0" w:color="auto"/>
        <w:left w:val="none" w:sz="0" w:space="0" w:color="auto"/>
        <w:bottom w:val="none" w:sz="0" w:space="0" w:color="auto"/>
        <w:right w:val="none" w:sz="0" w:space="0" w:color="auto"/>
      </w:divBdr>
      <w:divsChild>
        <w:div w:id="2073428455">
          <w:marLeft w:val="0"/>
          <w:marRight w:val="0"/>
          <w:marTop w:val="0"/>
          <w:marBottom w:val="0"/>
          <w:divBdr>
            <w:top w:val="none" w:sz="0" w:space="0" w:color="auto"/>
            <w:left w:val="none" w:sz="0" w:space="0" w:color="auto"/>
            <w:bottom w:val="none" w:sz="0" w:space="0" w:color="auto"/>
            <w:right w:val="none" w:sz="0" w:space="0" w:color="auto"/>
          </w:divBdr>
          <w:divsChild>
            <w:div w:id="681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949">
      <w:bodyDiv w:val="1"/>
      <w:marLeft w:val="0"/>
      <w:marRight w:val="0"/>
      <w:marTop w:val="0"/>
      <w:marBottom w:val="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sChild>
            <w:div w:id="5120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1832">
      <w:bodyDiv w:val="1"/>
      <w:marLeft w:val="0"/>
      <w:marRight w:val="0"/>
      <w:marTop w:val="0"/>
      <w:marBottom w:val="0"/>
      <w:divBdr>
        <w:top w:val="none" w:sz="0" w:space="0" w:color="auto"/>
        <w:left w:val="none" w:sz="0" w:space="0" w:color="auto"/>
        <w:bottom w:val="none" w:sz="0" w:space="0" w:color="auto"/>
        <w:right w:val="none" w:sz="0" w:space="0" w:color="auto"/>
      </w:divBdr>
      <w:divsChild>
        <w:div w:id="1594699225">
          <w:marLeft w:val="0"/>
          <w:marRight w:val="0"/>
          <w:marTop w:val="0"/>
          <w:marBottom w:val="0"/>
          <w:divBdr>
            <w:top w:val="none" w:sz="0" w:space="0" w:color="auto"/>
            <w:left w:val="none" w:sz="0" w:space="0" w:color="auto"/>
            <w:bottom w:val="none" w:sz="0" w:space="0" w:color="auto"/>
            <w:right w:val="none" w:sz="0" w:space="0" w:color="auto"/>
          </w:divBdr>
          <w:divsChild>
            <w:div w:id="3646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4574">
      <w:bodyDiv w:val="1"/>
      <w:marLeft w:val="0"/>
      <w:marRight w:val="0"/>
      <w:marTop w:val="0"/>
      <w:marBottom w:val="0"/>
      <w:divBdr>
        <w:top w:val="none" w:sz="0" w:space="0" w:color="auto"/>
        <w:left w:val="none" w:sz="0" w:space="0" w:color="auto"/>
        <w:bottom w:val="none" w:sz="0" w:space="0" w:color="auto"/>
        <w:right w:val="none" w:sz="0" w:space="0" w:color="auto"/>
      </w:divBdr>
      <w:divsChild>
        <w:div w:id="85157938">
          <w:marLeft w:val="0"/>
          <w:marRight w:val="0"/>
          <w:marTop w:val="0"/>
          <w:marBottom w:val="0"/>
          <w:divBdr>
            <w:top w:val="none" w:sz="0" w:space="0" w:color="auto"/>
            <w:left w:val="none" w:sz="0" w:space="0" w:color="auto"/>
            <w:bottom w:val="none" w:sz="0" w:space="0" w:color="auto"/>
            <w:right w:val="none" w:sz="0" w:space="0" w:color="auto"/>
          </w:divBdr>
          <w:divsChild>
            <w:div w:id="17281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241">
      <w:bodyDiv w:val="1"/>
      <w:marLeft w:val="0"/>
      <w:marRight w:val="0"/>
      <w:marTop w:val="0"/>
      <w:marBottom w:val="0"/>
      <w:divBdr>
        <w:top w:val="none" w:sz="0" w:space="0" w:color="auto"/>
        <w:left w:val="none" w:sz="0" w:space="0" w:color="auto"/>
        <w:bottom w:val="none" w:sz="0" w:space="0" w:color="auto"/>
        <w:right w:val="none" w:sz="0" w:space="0" w:color="auto"/>
      </w:divBdr>
      <w:divsChild>
        <w:div w:id="758411849">
          <w:marLeft w:val="0"/>
          <w:marRight w:val="0"/>
          <w:marTop w:val="0"/>
          <w:marBottom w:val="0"/>
          <w:divBdr>
            <w:top w:val="none" w:sz="0" w:space="0" w:color="auto"/>
            <w:left w:val="none" w:sz="0" w:space="0" w:color="auto"/>
            <w:bottom w:val="none" w:sz="0" w:space="0" w:color="auto"/>
            <w:right w:val="none" w:sz="0" w:space="0" w:color="auto"/>
          </w:divBdr>
          <w:divsChild>
            <w:div w:id="20329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3515">
      <w:bodyDiv w:val="1"/>
      <w:marLeft w:val="0"/>
      <w:marRight w:val="0"/>
      <w:marTop w:val="0"/>
      <w:marBottom w:val="0"/>
      <w:divBdr>
        <w:top w:val="none" w:sz="0" w:space="0" w:color="auto"/>
        <w:left w:val="none" w:sz="0" w:space="0" w:color="auto"/>
        <w:bottom w:val="none" w:sz="0" w:space="0" w:color="auto"/>
        <w:right w:val="none" w:sz="0" w:space="0" w:color="auto"/>
      </w:divBdr>
      <w:divsChild>
        <w:div w:id="1146775599">
          <w:marLeft w:val="0"/>
          <w:marRight w:val="0"/>
          <w:marTop w:val="0"/>
          <w:marBottom w:val="0"/>
          <w:divBdr>
            <w:top w:val="none" w:sz="0" w:space="0" w:color="auto"/>
            <w:left w:val="none" w:sz="0" w:space="0" w:color="auto"/>
            <w:bottom w:val="none" w:sz="0" w:space="0" w:color="auto"/>
            <w:right w:val="none" w:sz="0" w:space="0" w:color="auto"/>
          </w:divBdr>
          <w:divsChild>
            <w:div w:id="12725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0140">
      <w:bodyDiv w:val="1"/>
      <w:marLeft w:val="0"/>
      <w:marRight w:val="0"/>
      <w:marTop w:val="0"/>
      <w:marBottom w:val="0"/>
      <w:divBdr>
        <w:top w:val="none" w:sz="0" w:space="0" w:color="auto"/>
        <w:left w:val="none" w:sz="0" w:space="0" w:color="auto"/>
        <w:bottom w:val="none" w:sz="0" w:space="0" w:color="auto"/>
        <w:right w:val="none" w:sz="0" w:space="0" w:color="auto"/>
      </w:divBdr>
      <w:divsChild>
        <w:div w:id="1159540612">
          <w:marLeft w:val="0"/>
          <w:marRight w:val="0"/>
          <w:marTop w:val="0"/>
          <w:marBottom w:val="0"/>
          <w:divBdr>
            <w:top w:val="none" w:sz="0" w:space="0" w:color="auto"/>
            <w:left w:val="none" w:sz="0" w:space="0" w:color="auto"/>
            <w:bottom w:val="none" w:sz="0" w:space="0" w:color="auto"/>
            <w:right w:val="none" w:sz="0" w:space="0" w:color="auto"/>
          </w:divBdr>
          <w:divsChild>
            <w:div w:id="18048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728">
      <w:bodyDiv w:val="1"/>
      <w:marLeft w:val="0"/>
      <w:marRight w:val="0"/>
      <w:marTop w:val="0"/>
      <w:marBottom w:val="0"/>
      <w:divBdr>
        <w:top w:val="none" w:sz="0" w:space="0" w:color="auto"/>
        <w:left w:val="none" w:sz="0" w:space="0" w:color="auto"/>
        <w:bottom w:val="none" w:sz="0" w:space="0" w:color="auto"/>
        <w:right w:val="none" w:sz="0" w:space="0" w:color="auto"/>
      </w:divBdr>
      <w:divsChild>
        <w:div w:id="1245995925">
          <w:marLeft w:val="0"/>
          <w:marRight w:val="0"/>
          <w:marTop w:val="0"/>
          <w:marBottom w:val="0"/>
          <w:divBdr>
            <w:top w:val="none" w:sz="0" w:space="0" w:color="auto"/>
            <w:left w:val="none" w:sz="0" w:space="0" w:color="auto"/>
            <w:bottom w:val="none" w:sz="0" w:space="0" w:color="auto"/>
            <w:right w:val="none" w:sz="0" w:space="0" w:color="auto"/>
          </w:divBdr>
          <w:divsChild>
            <w:div w:id="1334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7657">
      <w:bodyDiv w:val="1"/>
      <w:marLeft w:val="0"/>
      <w:marRight w:val="0"/>
      <w:marTop w:val="0"/>
      <w:marBottom w:val="0"/>
      <w:divBdr>
        <w:top w:val="none" w:sz="0" w:space="0" w:color="auto"/>
        <w:left w:val="none" w:sz="0" w:space="0" w:color="auto"/>
        <w:bottom w:val="none" w:sz="0" w:space="0" w:color="auto"/>
        <w:right w:val="none" w:sz="0" w:space="0" w:color="auto"/>
      </w:divBdr>
      <w:divsChild>
        <w:div w:id="283929881">
          <w:marLeft w:val="0"/>
          <w:marRight w:val="0"/>
          <w:marTop w:val="0"/>
          <w:marBottom w:val="0"/>
          <w:divBdr>
            <w:top w:val="none" w:sz="0" w:space="0" w:color="auto"/>
            <w:left w:val="none" w:sz="0" w:space="0" w:color="auto"/>
            <w:bottom w:val="none" w:sz="0" w:space="0" w:color="auto"/>
            <w:right w:val="none" w:sz="0" w:space="0" w:color="auto"/>
          </w:divBdr>
          <w:divsChild>
            <w:div w:id="1480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7201">
      <w:bodyDiv w:val="1"/>
      <w:marLeft w:val="0"/>
      <w:marRight w:val="0"/>
      <w:marTop w:val="0"/>
      <w:marBottom w:val="0"/>
      <w:divBdr>
        <w:top w:val="none" w:sz="0" w:space="0" w:color="auto"/>
        <w:left w:val="none" w:sz="0" w:space="0" w:color="auto"/>
        <w:bottom w:val="none" w:sz="0" w:space="0" w:color="auto"/>
        <w:right w:val="none" w:sz="0" w:space="0" w:color="auto"/>
      </w:divBdr>
      <w:divsChild>
        <w:div w:id="1012075130">
          <w:marLeft w:val="0"/>
          <w:marRight w:val="0"/>
          <w:marTop w:val="0"/>
          <w:marBottom w:val="0"/>
          <w:divBdr>
            <w:top w:val="none" w:sz="0" w:space="0" w:color="auto"/>
            <w:left w:val="none" w:sz="0" w:space="0" w:color="auto"/>
            <w:bottom w:val="none" w:sz="0" w:space="0" w:color="auto"/>
            <w:right w:val="none" w:sz="0" w:space="0" w:color="auto"/>
          </w:divBdr>
          <w:divsChild>
            <w:div w:id="3718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6918">
      <w:bodyDiv w:val="1"/>
      <w:marLeft w:val="0"/>
      <w:marRight w:val="0"/>
      <w:marTop w:val="0"/>
      <w:marBottom w:val="0"/>
      <w:divBdr>
        <w:top w:val="none" w:sz="0" w:space="0" w:color="auto"/>
        <w:left w:val="none" w:sz="0" w:space="0" w:color="auto"/>
        <w:bottom w:val="none" w:sz="0" w:space="0" w:color="auto"/>
        <w:right w:val="none" w:sz="0" w:space="0" w:color="auto"/>
      </w:divBdr>
      <w:divsChild>
        <w:div w:id="997342669">
          <w:marLeft w:val="0"/>
          <w:marRight w:val="0"/>
          <w:marTop w:val="0"/>
          <w:marBottom w:val="0"/>
          <w:divBdr>
            <w:top w:val="none" w:sz="0" w:space="0" w:color="auto"/>
            <w:left w:val="none" w:sz="0" w:space="0" w:color="auto"/>
            <w:bottom w:val="none" w:sz="0" w:space="0" w:color="auto"/>
            <w:right w:val="none" w:sz="0" w:space="0" w:color="auto"/>
          </w:divBdr>
          <w:divsChild>
            <w:div w:id="3514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780B2-1092-4FA1-A8C4-27DA85FE9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4019</Words>
  <Characters>22913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dc:creator>
  <cp:keywords/>
  <dc:description/>
  <cp:lastModifiedBy>אלעד גולדנברג</cp:lastModifiedBy>
  <cp:revision>2</cp:revision>
  <cp:lastPrinted>2025-01-14T08:58:00Z</cp:lastPrinted>
  <dcterms:created xsi:type="dcterms:W3CDTF">2025-06-12T17:20:00Z</dcterms:created>
  <dcterms:modified xsi:type="dcterms:W3CDTF">2025-06-12T17:20:00Z</dcterms:modified>
</cp:coreProperties>
</file>